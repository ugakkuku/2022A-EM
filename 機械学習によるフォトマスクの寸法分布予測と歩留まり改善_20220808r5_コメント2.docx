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0D8FA6" w14:textId="25327E91" w:rsidR="00336F46" w:rsidRDefault="00336F46" w:rsidP="0009414E">
      <w:pPr>
        <w:pStyle w:val="20"/>
      </w:pPr>
    </w:p>
    <w:p w14:paraId="1D2E5652" w14:textId="30E694D3" w:rsidR="00336F46" w:rsidRDefault="00336F46" w:rsidP="004E737C">
      <w:pPr>
        <w:pStyle w:val="a9"/>
        <w:rPr>
          <w:rFonts w:ascii="Meiryo UI" w:eastAsia="Meiryo UI" w:hAnsi="Meiryo UI" w:cs="Meiryo UI"/>
          <w:color w:val="000000" w:themeColor="text1"/>
          <w:sz w:val="18"/>
        </w:rPr>
      </w:pPr>
    </w:p>
    <w:p w14:paraId="18E833CD" w14:textId="073E828B" w:rsidR="00336F46" w:rsidRDefault="00336F46" w:rsidP="004E737C">
      <w:pPr>
        <w:pStyle w:val="a9"/>
        <w:rPr>
          <w:rFonts w:ascii="Meiryo UI" w:eastAsia="Meiryo UI" w:hAnsi="Meiryo UI" w:cs="Meiryo UI"/>
          <w:color w:val="000000" w:themeColor="text1"/>
          <w:sz w:val="18"/>
        </w:rPr>
      </w:pPr>
    </w:p>
    <w:p w14:paraId="0422CCC4" w14:textId="77777777" w:rsidR="00336F46" w:rsidRPr="00F119AF" w:rsidRDefault="00336F46" w:rsidP="004E737C">
      <w:pPr>
        <w:pStyle w:val="a9"/>
        <w:rPr>
          <w:rFonts w:ascii="Meiryo UI" w:eastAsia="Meiryo UI" w:hAnsi="Meiryo UI" w:cs="Meiryo UI"/>
          <w:color w:val="000000" w:themeColor="text1"/>
          <w:sz w:val="18"/>
        </w:rPr>
      </w:pPr>
    </w:p>
    <w:p w14:paraId="1C681BAB" w14:textId="77777777" w:rsidR="00400577" w:rsidRDefault="00400577" w:rsidP="00400577">
      <w:pPr>
        <w:pStyle w:val="a9"/>
        <w:jc w:val="center"/>
        <w:rPr>
          <w:rFonts w:ascii="Meiryo UI" w:eastAsia="Meiryo UI" w:hAnsi="Meiryo UI" w:cs="Meiryo UI"/>
          <w:b/>
          <w:color w:val="000000" w:themeColor="text1"/>
          <w:sz w:val="64"/>
          <w:szCs w:val="64"/>
        </w:rPr>
      </w:pPr>
      <w:r>
        <w:rPr>
          <w:rFonts w:ascii="Meiryo UI" w:eastAsia="Meiryo UI" w:hAnsi="Meiryo UI" w:cs="Meiryo UI" w:hint="eastAsia"/>
          <w:b/>
          <w:color w:val="000000" w:themeColor="text1"/>
          <w:sz w:val="64"/>
          <w:szCs w:val="64"/>
        </w:rPr>
        <w:t>機械学習による</w:t>
      </w:r>
    </w:p>
    <w:p w14:paraId="04FFBF3C" w14:textId="35F1BB7E" w:rsidR="00924BF9" w:rsidRDefault="00400577" w:rsidP="00400577">
      <w:pPr>
        <w:pStyle w:val="a9"/>
        <w:jc w:val="center"/>
        <w:rPr>
          <w:rFonts w:ascii="Meiryo UI" w:eastAsia="Meiryo UI" w:hAnsi="Meiryo UI" w:cs="Meiryo UI"/>
          <w:b/>
          <w:color w:val="000000" w:themeColor="text1"/>
          <w:sz w:val="64"/>
          <w:szCs w:val="64"/>
        </w:rPr>
      </w:pPr>
      <w:r>
        <w:rPr>
          <w:rFonts w:ascii="Meiryo UI" w:eastAsia="Meiryo UI" w:hAnsi="Meiryo UI" w:cs="Meiryo UI" w:hint="eastAsia"/>
          <w:b/>
          <w:color w:val="000000" w:themeColor="text1"/>
          <w:sz w:val="64"/>
          <w:szCs w:val="64"/>
        </w:rPr>
        <w:t>フォトマスクの寸法分布予測と</w:t>
      </w:r>
    </w:p>
    <w:p w14:paraId="15B2A119" w14:textId="68DA4703" w:rsidR="00400577" w:rsidRPr="00F6677D" w:rsidRDefault="00400577" w:rsidP="00400577">
      <w:pPr>
        <w:pStyle w:val="a9"/>
        <w:jc w:val="center"/>
        <w:rPr>
          <w:rFonts w:ascii="Meiryo UI" w:eastAsia="Meiryo UI" w:hAnsi="Meiryo UI" w:cs="Meiryo UI"/>
          <w:color w:val="000000" w:themeColor="text1"/>
        </w:rPr>
      </w:pPr>
      <w:r>
        <w:rPr>
          <w:rFonts w:ascii="Meiryo UI" w:eastAsia="Meiryo UI" w:hAnsi="Meiryo UI" w:cs="Meiryo UI" w:hint="eastAsia"/>
          <w:b/>
          <w:color w:val="000000" w:themeColor="text1"/>
          <w:sz w:val="64"/>
          <w:szCs w:val="64"/>
        </w:rPr>
        <w:t>歩留まり改善</w:t>
      </w:r>
    </w:p>
    <w:p w14:paraId="62581159" w14:textId="677E365C" w:rsidR="003F2C14" w:rsidRPr="00F6677D" w:rsidRDefault="003F2C14" w:rsidP="004E737C">
      <w:pPr>
        <w:pStyle w:val="a9"/>
        <w:rPr>
          <w:rFonts w:ascii="Meiryo UI" w:eastAsia="Meiryo UI" w:hAnsi="Meiryo UI" w:cs="Meiryo UI"/>
          <w:color w:val="000000" w:themeColor="text1"/>
        </w:rPr>
      </w:pPr>
    </w:p>
    <w:p w14:paraId="6FF85D6E" w14:textId="3DF72CCE" w:rsidR="00336F46" w:rsidRPr="00F6677D" w:rsidRDefault="00336F46" w:rsidP="004E737C">
      <w:pPr>
        <w:pStyle w:val="a9"/>
        <w:rPr>
          <w:rFonts w:ascii="Meiryo UI" w:eastAsia="Meiryo UI" w:hAnsi="Meiryo UI" w:cs="Meiryo UI"/>
          <w:color w:val="000000" w:themeColor="text1"/>
        </w:rPr>
      </w:pPr>
    </w:p>
    <w:p w14:paraId="4E7EAE88" w14:textId="53F33A6D" w:rsidR="00336F46" w:rsidRPr="00F6677D" w:rsidRDefault="00336F46" w:rsidP="004E737C">
      <w:pPr>
        <w:pStyle w:val="a9"/>
        <w:rPr>
          <w:rFonts w:ascii="Meiryo UI" w:eastAsia="Meiryo UI" w:hAnsi="Meiryo UI" w:cs="Meiryo UI"/>
          <w:color w:val="000000" w:themeColor="text1"/>
        </w:rPr>
      </w:pPr>
    </w:p>
    <w:p w14:paraId="35154E8D" w14:textId="6B31D645" w:rsidR="00336F46" w:rsidRPr="00F6677D" w:rsidRDefault="00336F46" w:rsidP="004E737C">
      <w:pPr>
        <w:pStyle w:val="a9"/>
        <w:rPr>
          <w:rFonts w:ascii="Meiryo UI" w:eastAsia="Meiryo UI" w:hAnsi="Meiryo UI" w:cs="Meiryo UI"/>
          <w:color w:val="000000" w:themeColor="text1"/>
        </w:rPr>
      </w:pPr>
    </w:p>
    <w:p w14:paraId="71F604B5" w14:textId="182704CB" w:rsidR="00336F46" w:rsidRPr="00F6677D" w:rsidRDefault="00336F46" w:rsidP="004E737C">
      <w:pPr>
        <w:pStyle w:val="a9"/>
        <w:rPr>
          <w:rFonts w:ascii="Meiryo UI" w:eastAsia="Meiryo UI" w:hAnsi="Meiryo UI" w:cs="Meiryo UI"/>
          <w:color w:val="000000" w:themeColor="text1"/>
        </w:rPr>
      </w:pPr>
    </w:p>
    <w:p w14:paraId="2BEF8CC8" w14:textId="77777777" w:rsidR="00336F46" w:rsidRPr="00F6677D" w:rsidRDefault="00336F46" w:rsidP="004E737C">
      <w:pPr>
        <w:pStyle w:val="a9"/>
        <w:rPr>
          <w:rFonts w:ascii="Meiryo UI" w:eastAsia="Meiryo UI" w:hAnsi="Meiryo UI" w:cs="Meiryo UI"/>
          <w:color w:val="000000" w:themeColor="text1"/>
        </w:rPr>
      </w:pPr>
    </w:p>
    <w:p w14:paraId="679E7825" w14:textId="77777777" w:rsidR="00924BF9" w:rsidRPr="00F6677D" w:rsidRDefault="00924BF9" w:rsidP="008F1C75">
      <w:pPr>
        <w:pStyle w:val="a9"/>
        <w:jc w:val="center"/>
        <w:rPr>
          <w:rFonts w:ascii="Meiryo UI" w:eastAsia="Meiryo UI" w:hAnsi="Meiryo UI" w:cs="Meiryo UI"/>
          <w:color w:val="000000" w:themeColor="text1"/>
          <w:sz w:val="36"/>
          <w:szCs w:val="36"/>
        </w:rPr>
      </w:pPr>
    </w:p>
    <w:p w14:paraId="0ECE1910" w14:textId="3B0982EB" w:rsidR="004E737C" w:rsidRPr="00F6677D" w:rsidRDefault="008F1C75" w:rsidP="008F1C75">
      <w:pPr>
        <w:pStyle w:val="a9"/>
        <w:wordWrap w:val="0"/>
        <w:jc w:val="center"/>
        <w:rPr>
          <w:rFonts w:ascii="Meiryo UI" w:eastAsia="Meiryo UI" w:hAnsi="Meiryo UI" w:cs="Meiryo UI"/>
          <w:color w:val="000000" w:themeColor="text1"/>
          <w:sz w:val="36"/>
          <w:szCs w:val="36"/>
        </w:rPr>
      </w:pPr>
      <w:r w:rsidRPr="00F6677D">
        <w:rPr>
          <w:rFonts w:ascii="Meiryo UI" w:eastAsia="Meiryo UI" w:hAnsi="Meiryo UI" w:cs="Meiryo UI" w:hint="eastAsia"/>
          <w:color w:val="000000" w:themeColor="text1"/>
          <w:sz w:val="36"/>
          <w:szCs w:val="36"/>
        </w:rPr>
        <w:t>(M技研</w:t>
      </w:r>
      <w:r w:rsidR="005D3A4E" w:rsidRPr="00F6677D">
        <w:rPr>
          <w:rFonts w:ascii="Meiryo UI" w:eastAsia="Meiryo UI" w:hAnsi="Meiryo UI" w:cs="Meiryo UI" w:hint="eastAsia"/>
          <w:color w:val="000000" w:themeColor="text1"/>
          <w:sz w:val="36"/>
          <w:szCs w:val="36"/>
        </w:rPr>
        <w:t>)(P技C)[P二開](マ技</w:t>
      </w:r>
      <w:r w:rsidRPr="00F6677D">
        <w:rPr>
          <w:rFonts w:ascii="Meiryo UI" w:eastAsia="Meiryo UI" w:hAnsi="Meiryo UI" w:cs="Meiryo UI" w:hint="eastAsia"/>
          <w:color w:val="000000" w:themeColor="text1"/>
          <w:sz w:val="36"/>
          <w:szCs w:val="36"/>
        </w:rPr>
        <w:t>)</w:t>
      </w:r>
      <w:r w:rsidRPr="00F6677D">
        <w:rPr>
          <w:rFonts w:ascii="Meiryo UI" w:eastAsia="Meiryo UI" w:hAnsi="Meiryo UI" w:cs="Meiryo UI"/>
          <w:color w:val="000000" w:themeColor="text1"/>
          <w:sz w:val="36"/>
          <w:szCs w:val="36"/>
        </w:rPr>
        <w:t xml:space="preserve"> </w:t>
      </w:r>
      <w:r w:rsidR="00400577">
        <w:rPr>
          <w:rFonts w:ascii="Meiryo UI" w:eastAsia="Meiryo UI" w:hAnsi="Meiryo UI" w:cs="Meiryo UI" w:hint="eastAsia"/>
          <w:color w:val="000000" w:themeColor="text1"/>
          <w:sz w:val="36"/>
          <w:szCs w:val="36"/>
        </w:rPr>
        <w:t>宇賀神　邦裕</w:t>
      </w:r>
    </w:p>
    <w:p w14:paraId="13A43675" w14:textId="680B5F16" w:rsidR="005D3A4E" w:rsidRPr="00F6677D" w:rsidRDefault="008F1C75" w:rsidP="008F1C75">
      <w:pPr>
        <w:pStyle w:val="a9"/>
        <w:wordWrap w:val="0"/>
        <w:jc w:val="center"/>
        <w:rPr>
          <w:rFonts w:ascii="Meiryo UI" w:eastAsia="Meiryo UI" w:hAnsi="Meiryo UI" w:cs="Meiryo UI"/>
          <w:color w:val="000000" w:themeColor="text1"/>
          <w:sz w:val="36"/>
          <w:szCs w:val="36"/>
        </w:rPr>
      </w:pPr>
      <w:r w:rsidRPr="00F6677D">
        <w:rPr>
          <w:rFonts w:ascii="Meiryo UI" w:eastAsia="Meiryo UI" w:hAnsi="Meiryo UI" w:cs="Meiryo UI" w:hint="eastAsia"/>
          <w:color w:val="000000" w:themeColor="text1"/>
          <w:sz w:val="36"/>
          <w:szCs w:val="36"/>
        </w:rPr>
        <w:t>(</w:t>
      </w:r>
      <w:r w:rsidRPr="00F6677D">
        <w:rPr>
          <w:rFonts w:ascii="Meiryo UI" w:eastAsia="Meiryo UI" w:hAnsi="Meiryo UI" w:cs="Meiryo UI"/>
          <w:color w:val="000000" w:themeColor="text1"/>
          <w:sz w:val="36"/>
          <w:szCs w:val="36"/>
        </w:rPr>
        <w:t>M</w:t>
      </w:r>
      <w:r w:rsidRPr="00F6677D">
        <w:rPr>
          <w:rFonts w:ascii="Meiryo UI" w:eastAsia="Meiryo UI" w:hAnsi="Meiryo UI" w:cs="Meiryo UI" w:hint="eastAsia"/>
          <w:color w:val="000000" w:themeColor="text1"/>
          <w:sz w:val="36"/>
          <w:szCs w:val="36"/>
        </w:rPr>
        <w:t>技研)(P技C)[P二開](マ技)</w:t>
      </w:r>
      <w:r w:rsidRPr="00F6677D">
        <w:rPr>
          <w:rFonts w:ascii="Meiryo UI" w:eastAsia="Meiryo UI" w:hAnsi="Meiryo UI" w:cs="Meiryo UI"/>
          <w:color w:val="000000" w:themeColor="text1"/>
          <w:sz w:val="36"/>
          <w:szCs w:val="36"/>
        </w:rPr>
        <w:t xml:space="preserve"> </w:t>
      </w:r>
      <w:r w:rsidR="00400577">
        <w:rPr>
          <w:rFonts w:ascii="Meiryo UI" w:eastAsia="Meiryo UI" w:hAnsi="Meiryo UI" w:cs="Meiryo UI" w:hint="eastAsia"/>
          <w:color w:val="000000" w:themeColor="text1"/>
          <w:sz w:val="36"/>
          <w:szCs w:val="36"/>
        </w:rPr>
        <w:t>中　真人</w:t>
      </w:r>
    </w:p>
    <w:p w14:paraId="45A40F9C" w14:textId="2401673F" w:rsidR="00336F46" w:rsidRPr="00F6677D" w:rsidRDefault="00336F46" w:rsidP="00336F46">
      <w:pPr>
        <w:pStyle w:val="a9"/>
        <w:jc w:val="right"/>
        <w:rPr>
          <w:rFonts w:ascii="Meiryo UI" w:eastAsia="Meiryo UI" w:hAnsi="Meiryo UI" w:cs="Meiryo UI"/>
          <w:color w:val="000000" w:themeColor="text1"/>
          <w:sz w:val="21"/>
        </w:rPr>
      </w:pPr>
    </w:p>
    <w:p w14:paraId="64E2B1FA" w14:textId="106DE360" w:rsidR="00336F46" w:rsidRPr="00F6677D" w:rsidRDefault="00336F46" w:rsidP="00336F46">
      <w:pPr>
        <w:pStyle w:val="a9"/>
        <w:jc w:val="right"/>
        <w:rPr>
          <w:rFonts w:ascii="Meiryo UI" w:eastAsia="Meiryo UI" w:hAnsi="Meiryo UI" w:cs="Meiryo UI"/>
          <w:color w:val="000000" w:themeColor="text1"/>
          <w:sz w:val="21"/>
        </w:rPr>
      </w:pPr>
    </w:p>
    <w:p w14:paraId="62B8834F" w14:textId="28C72C03" w:rsidR="00336F46" w:rsidRPr="00F6677D" w:rsidRDefault="00336F46" w:rsidP="00336F46">
      <w:pPr>
        <w:pStyle w:val="a9"/>
        <w:jc w:val="right"/>
        <w:rPr>
          <w:rFonts w:ascii="Meiryo UI" w:eastAsia="Meiryo UI" w:hAnsi="Meiryo UI" w:cs="Meiryo UI"/>
          <w:color w:val="000000" w:themeColor="text1"/>
          <w:sz w:val="21"/>
        </w:rPr>
      </w:pPr>
    </w:p>
    <w:p w14:paraId="7BF038F7" w14:textId="6BDA72B3" w:rsidR="00615F73" w:rsidRPr="00F6677D" w:rsidRDefault="00615F73" w:rsidP="00336F46">
      <w:pPr>
        <w:pStyle w:val="a9"/>
        <w:jc w:val="right"/>
        <w:rPr>
          <w:rFonts w:ascii="Meiryo UI" w:eastAsia="Meiryo UI" w:hAnsi="Meiryo UI" w:cs="Meiryo UI"/>
          <w:color w:val="000000" w:themeColor="text1"/>
          <w:sz w:val="21"/>
        </w:rPr>
      </w:pPr>
    </w:p>
    <w:p w14:paraId="366F2062" w14:textId="64B4C3E3" w:rsidR="00615F73" w:rsidRPr="00F6677D" w:rsidRDefault="00615F73" w:rsidP="00336F46">
      <w:pPr>
        <w:pStyle w:val="a9"/>
        <w:jc w:val="right"/>
        <w:rPr>
          <w:rFonts w:ascii="Meiryo UI" w:eastAsia="Meiryo UI" w:hAnsi="Meiryo UI" w:cs="Meiryo UI"/>
          <w:color w:val="000000" w:themeColor="text1"/>
          <w:sz w:val="21"/>
        </w:rPr>
      </w:pPr>
    </w:p>
    <w:p w14:paraId="05CBCD6F" w14:textId="4F6474A1" w:rsidR="00615F73" w:rsidRPr="00F6677D" w:rsidRDefault="00615F73" w:rsidP="00336F46">
      <w:pPr>
        <w:pStyle w:val="a9"/>
        <w:jc w:val="right"/>
        <w:rPr>
          <w:rFonts w:ascii="Meiryo UI" w:eastAsia="Meiryo UI" w:hAnsi="Meiryo UI" w:cs="Meiryo UI"/>
          <w:color w:val="000000" w:themeColor="text1"/>
          <w:sz w:val="21"/>
        </w:rPr>
      </w:pPr>
    </w:p>
    <w:p w14:paraId="5BDB28AB" w14:textId="2B6378B2" w:rsidR="00615F73" w:rsidRPr="00F6677D" w:rsidRDefault="00615F73" w:rsidP="00336F46">
      <w:pPr>
        <w:pStyle w:val="a9"/>
        <w:jc w:val="right"/>
        <w:rPr>
          <w:rFonts w:ascii="Meiryo UI" w:eastAsia="Meiryo UI" w:hAnsi="Meiryo UI" w:cs="Meiryo UI"/>
          <w:color w:val="000000" w:themeColor="text1"/>
          <w:sz w:val="21"/>
        </w:rPr>
      </w:pPr>
    </w:p>
    <w:p w14:paraId="221A107E" w14:textId="77777777" w:rsidR="00615F73" w:rsidRPr="00F6677D" w:rsidRDefault="00615F73" w:rsidP="00336F46">
      <w:pPr>
        <w:pStyle w:val="a9"/>
        <w:jc w:val="right"/>
        <w:rPr>
          <w:rFonts w:ascii="Meiryo UI" w:eastAsia="Meiryo UI" w:hAnsi="Meiryo UI" w:cs="Meiryo UI"/>
          <w:color w:val="000000" w:themeColor="text1"/>
          <w:sz w:val="21"/>
        </w:rPr>
      </w:pPr>
    </w:p>
    <w:p w14:paraId="104D4A3F" w14:textId="79223E3F" w:rsidR="00336F46" w:rsidRPr="00F6677D" w:rsidRDefault="00336F46" w:rsidP="00336F46">
      <w:pPr>
        <w:pStyle w:val="a9"/>
        <w:jc w:val="right"/>
        <w:rPr>
          <w:rFonts w:ascii="Meiryo UI" w:eastAsia="Meiryo UI" w:hAnsi="Meiryo UI" w:cs="Meiryo UI"/>
          <w:color w:val="000000" w:themeColor="text1"/>
          <w:sz w:val="21"/>
        </w:rPr>
      </w:pPr>
    </w:p>
    <w:p w14:paraId="31BAF405" w14:textId="64523E0A" w:rsidR="00336F46" w:rsidRPr="00F6677D" w:rsidRDefault="00336F46" w:rsidP="00336F46">
      <w:pPr>
        <w:pStyle w:val="a9"/>
        <w:jc w:val="right"/>
        <w:rPr>
          <w:rFonts w:ascii="Meiryo UI" w:eastAsia="Meiryo UI" w:hAnsi="Meiryo UI" w:cs="Meiryo UI"/>
          <w:color w:val="000000" w:themeColor="text1"/>
          <w:sz w:val="21"/>
        </w:rPr>
      </w:pPr>
    </w:p>
    <w:p w14:paraId="671A9D0E" w14:textId="77777777" w:rsidR="004E737C" w:rsidRPr="00F6677D" w:rsidRDefault="004E737C" w:rsidP="004E737C">
      <w:pPr>
        <w:pStyle w:val="a9"/>
        <w:rPr>
          <w:rFonts w:ascii="Meiryo UI" w:eastAsia="Meiryo UI" w:hAnsi="Meiryo UI" w:cs="Meiryo UI"/>
          <w:color w:val="000000" w:themeColor="text1"/>
          <w:sz w:val="28"/>
        </w:rPr>
      </w:pPr>
      <w:r w:rsidRPr="00F6677D">
        <w:rPr>
          <w:rFonts w:ascii="Meiryo UI" w:eastAsia="Meiryo UI" w:hAnsi="Meiryo UI" w:cs="Meiryo UI" w:hint="eastAsia"/>
          <w:color w:val="000000" w:themeColor="text1"/>
          <w:sz w:val="28"/>
        </w:rPr>
        <w:lastRenderedPageBreak/>
        <w:t>目次</w:t>
      </w:r>
    </w:p>
    <w:p w14:paraId="68B99255" w14:textId="1DB1E235" w:rsidR="00B74A05" w:rsidRPr="001D27A5" w:rsidRDefault="007A5FCA" w:rsidP="003B311C">
      <w:pPr>
        <w:pStyle w:val="a9"/>
        <w:numPr>
          <w:ilvl w:val="0"/>
          <w:numId w:val="2"/>
        </w:numPr>
        <w:ind w:left="709"/>
        <w:jc w:val="distribute"/>
        <w:rPr>
          <w:rFonts w:ascii="Meiryo UI" w:eastAsia="Meiryo UI" w:hAnsi="Meiryo UI" w:cs="Meiryo UI"/>
          <w:color w:val="000000" w:themeColor="text1"/>
          <w:sz w:val="21"/>
        </w:rPr>
      </w:pPr>
      <w:r w:rsidRPr="00F6677D">
        <w:rPr>
          <w:rFonts w:ascii="Meiryo UI" w:eastAsia="Meiryo UI" w:hAnsi="Meiryo UI" w:cs="Meiryo UI" w:hint="eastAsia"/>
          <w:color w:val="000000" w:themeColor="text1"/>
          <w:sz w:val="24"/>
          <w:szCs w:val="24"/>
        </w:rPr>
        <w:t>背景</w:t>
      </w:r>
      <w:r w:rsidR="00400577">
        <w:rPr>
          <w:rFonts w:ascii="Meiryo UI" w:eastAsia="Meiryo UI" w:hAnsi="Meiryo UI" w:cs="Meiryo UI" w:hint="eastAsia"/>
          <w:color w:val="000000" w:themeColor="text1"/>
          <w:sz w:val="24"/>
        </w:rPr>
        <w:t xml:space="preserve">　</w:t>
      </w:r>
      <w:r w:rsidR="00615F73" w:rsidRPr="00F6677D">
        <w:rPr>
          <w:rFonts w:ascii="Meiryo UI" w:eastAsia="Meiryo UI" w:hAnsi="Meiryo UI" w:cs="Meiryo UI"/>
          <w:color w:val="000000" w:themeColor="text1"/>
          <w:sz w:val="24"/>
        </w:rPr>
        <w:t>…………………………</w:t>
      </w:r>
      <w:r w:rsidR="00C02CD2" w:rsidRPr="00F6677D">
        <w:rPr>
          <w:rFonts w:ascii="Meiryo UI" w:eastAsia="Meiryo UI" w:hAnsi="Meiryo UI" w:cs="Meiryo UI"/>
          <w:color w:val="000000" w:themeColor="text1"/>
          <w:sz w:val="24"/>
        </w:rPr>
        <w:t>……………………</w:t>
      </w:r>
      <w:r w:rsidR="005D695C" w:rsidRPr="00F6677D">
        <w:rPr>
          <w:rFonts w:ascii="Meiryo UI" w:eastAsia="Meiryo UI" w:hAnsi="Meiryo UI" w:cs="Meiryo UI"/>
          <w:color w:val="000000" w:themeColor="text1"/>
          <w:sz w:val="24"/>
        </w:rPr>
        <w:t>…</w:t>
      </w:r>
      <w:r w:rsidR="00C02CD2" w:rsidRPr="00F6677D">
        <w:rPr>
          <w:rFonts w:ascii="Meiryo UI" w:eastAsia="Meiryo UI" w:hAnsi="Meiryo UI" w:cs="Meiryo UI"/>
          <w:color w:val="000000" w:themeColor="text1"/>
          <w:sz w:val="24"/>
        </w:rPr>
        <w:t>…</w:t>
      </w:r>
      <w:r w:rsidR="005D695C" w:rsidRPr="00F6677D">
        <w:rPr>
          <w:rFonts w:ascii="Meiryo UI" w:eastAsia="Meiryo UI" w:hAnsi="Meiryo UI" w:cs="Meiryo UI"/>
          <w:color w:val="000000" w:themeColor="text1"/>
          <w:sz w:val="24"/>
        </w:rPr>
        <w:t>…</w:t>
      </w:r>
      <w:r w:rsidR="00C02CD2" w:rsidRPr="00F6677D">
        <w:rPr>
          <w:rFonts w:ascii="Meiryo UI" w:eastAsia="Meiryo UI" w:hAnsi="Meiryo UI" w:cs="Meiryo UI"/>
          <w:color w:val="000000" w:themeColor="text1"/>
          <w:sz w:val="24"/>
        </w:rPr>
        <w:t>………</w:t>
      </w:r>
      <w:r w:rsidR="00B166AD" w:rsidRPr="00F6677D">
        <w:rPr>
          <w:rFonts w:ascii="Meiryo UI" w:eastAsia="Meiryo UI" w:hAnsi="Meiryo UI" w:cs="Meiryo UI"/>
          <w:color w:val="000000" w:themeColor="text1"/>
          <w:sz w:val="24"/>
        </w:rPr>
        <w:t>…</w:t>
      </w:r>
      <w:r w:rsidR="00C02CD2" w:rsidRPr="00F6677D">
        <w:rPr>
          <w:rFonts w:ascii="Meiryo UI" w:eastAsia="Meiryo UI" w:hAnsi="Meiryo UI" w:cs="Meiryo UI"/>
          <w:color w:val="000000" w:themeColor="text1"/>
          <w:sz w:val="24"/>
        </w:rPr>
        <w:t>…</w:t>
      </w:r>
      <w:r w:rsidR="00C335DF">
        <w:rPr>
          <w:rFonts w:ascii="Meiryo UI" w:eastAsia="Meiryo UI" w:hAnsi="Meiryo UI" w:cs="Meiryo UI" w:hint="eastAsia"/>
          <w:color w:val="000000" w:themeColor="text1"/>
          <w:sz w:val="24"/>
        </w:rPr>
        <w:t>3</w:t>
      </w:r>
    </w:p>
    <w:p w14:paraId="69D1BB52" w14:textId="1E712B71" w:rsidR="00403C0A" w:rsidRPr="00C335DF" w:rsidRDefault="007F4499" w:rsidP="001D27A5">
      <w:pPr>
        <w:pStyle w:val="a9"/>
        <w:numPr>
          <w:ilvl w:val="1"/>
          <w:numId w:val="2"/>
        </w:numPr>
        <w:ind w:leftChars="540" w:left="1134"/>
        <w:rPr>
          <w:rFonts w:ascii="Meiryo UI" w:eastAsia="Meiryo UI" w:hAnsi="Meiryo UI"/>
        </w:rPr>
      </w:pPr>
      <w:r>
        <w:rPr>
          <w:rFonts w:ascii="Meiryo UI" w:eastAsia="Meiryo UI" w:hAnsi="Meiryo UI" w:cs="Meiryo UI" w:hint="eastAsia"/>
          <w:color w:val="000000" w:themeColor="text1"/>
          <w:sz w:val="21"/>
        </w:rPr>
        <w:t>フォトマスクの製造ライン</w:t>
      </w:r>
    </w:p>
    <w:p w14:paraId="2E26C733" w14:textId="5457AC12" w:rsidR="00C335DF" w:rsidRPr="007F4499" w:rsidRDefault="00C335DF" w:rsidP="001D27A5">
      <w:pPr>
        <w:pStyle w:val="a9"/>
        <w:numPr>
          <w:ilvl w:val="1"/>
          <w:numId w:val="2"/>
        </w:numPr>
        <w:ind w:leftChars="540" w:left="1134"/>
        <w:rPr>
          <w:rFonts w:ascii="Meiryo UI" w:eastAsia="Meiryo UI" w:hAnsi="Meiryo UI"/>
        </w:rPr>
      </w:pPr>
      <w:r w:rsidRPr="00C335DF">
        <w:rPr>
          <w:rFonts w:ascii="Meiryo UI" w:eastAsia="Meiryo UI" w:hAnsi="Meiryo UI" w:cs="Meiryo UI" w:hint="eastAsia"/>
          <w:color w:val="000000" w:themeColor="text1"/>
          <w:sz w:val="21"/>
        </w:rPr>
        <w:t>フォトマ</w:t>
      </w:r>
      <w:r>
        <w:rPr>
          <w:rFonts w:ascii="Meiryo UI" w:eastAsia="Meiryo UI" w:hAnsi="Meiryo UI" w:cs="Meiryo UI" w:hint="eastAsia"/>
          <w:color w:val="000000" w:themeColor="text1"/>
          <w:sz w:val="21"/>
        </w:rPr>
        <w:t>スク</w:t>
      </w:r>
      <w:r w:rsidR="007F4499">
        <w:rPr>
          <w:rFonts w:ascii="Meiryo UI" w:eastAsia="Meiryo UI" w:hAnsi="Meiryo UI" w:cs="Meiryo UI" w:hint="eastAsia"/>
          <w:color w:val="000000" w:themeColor="text1"/>
          <w:sz w:val="21"/>
        </w:rPr>
        <w:t>の不良原因</w:t>
      </w:r>
    </w:p>
    <w:p w14:paraId="7749922B" w14:textId="2F39B1E0" w:rsidR="007F4499" w:rsidRPr="00C335DF" w:rsidRDefault="007F4499" w:rsidP="001D27A5">
      <w:pPr>
        <w:pStyle w:val="a9"/>
        <w:numPr>
          <w:ilvl w:val="1"/>
          <w:numId w:val="2"/>
        </w:numPr>
        <w:ind w:leftChars="540" w:left="1134"/>
        <w:rPr>
          <w:rFonts w:ascii="Meiryo UI" w:eastAsia="Meiryo UI" w:hAnsi="Meiryo UI"/>
        </w:rPr>
      </w:pPr>
      <w:r w:rsidRPr="00C335DF">
        <w:rPr>
          <w:rFonts w:ascii="Meiryo UI" w:eastAsia="Meiryo UI" w:hAnsi="Meiryo UI" w:cs="Meiryo UI" w:hint="eastAsia"/>
          <w:color w:val="000000" w:themeColor="text1"/>
          <w:sz w:val="21"/>
        </w:rPr>
        <w:t>フォトマ</w:t>
      </w:r>
      <w:r>
        <w:rPr>
          <w:rFonts w:ascii="Meiryo UI" w:eastAsia="Meiryo UI" w:hAnsi="Meiryo UI" w:cs="Meiryo UI" w:hint="eastAsia"/>
          <w:color w:val="000000" w:themeColor="text1"/>
          <w:sz w:val="21"/>
        </w:rPr>
        <w:t>スク製造における寸法分布予測の課題</w:t>
      </w:r>
    </w:p>
    <w:p w14:paraId="5E3EFC50" w14:textId="282FE90D" w:rsidR="00AD742A" w:rsidRPr="001D27A5" w:rsidRDefault="00AD742A" w:rsidP="00C335DF">
      <w:pPr>
        <w:pStyle w:val="a9"/>
        <w:ind w:left="709"/>
        <w:rPr>
          <w:rFonts w:ascii="Meiryo UI" w:eastAsia="Meiryo UI" w:hAnsi="Meiryo UI" w:cs="Meiryo UI"/>
          <w:color w:val="000000" w:themeColor="text1"/>
          <w:sz w:val="21"/>
          <w:highlight w:val="yellow"/>
        </w:rPr>
      </w:pPr>
    </w:p>
    <w:p w14:paraId="08A5378B" w14:textId="3DDD62FB" w:rsidR="006B2293" w:rsidRPr="00F6677D" w:rsidRDefault="0090315A" w:rsidP="005C0439">
      <w:pPr>
        <w:pStyle w:val="a9"/>
        <w:numPr>
          <w:ilvl w:val="0"/>
          <w:numId w:val="2"/>
        </w:numPr>
        <w:ind w:left="709"/>
        <w:jc w:val="distribute"/>
        <w:rPr>
          <w:rFonts w:ascii="Meiryo UI" w:eastAsia="Meiryo UI" w:hAnsi="Meiryo UI" w:cs="Meiryo UI"/>
          <w:sz w:val="21"/>
        </w:rPr>
      </w:pPr>
      <w:r>
        <w:rPr>
          <w:rFonts w:ascii="Meiryo UI" w:eastAsia="Meiryo UI" w:hAnsi="Meiryo UI" w:cs="Meiryo UI" w:hint="eastAsia"/>
          <w:sz w:val="24"/>
        </w:rPr>
        <w:t>フォトマスク製造への</w:t>
      </w:r>
      <w:r w:rsidR="00400577">
        <w:rPr>
          <w:rFonts w:ascii="Meiryo UI" w:eastAsia="Meiryo UI" w:hAnsi="Meiryo UI" w:cs="Meiryo UI" w:hint="eastAsia"/>
          <w:sz w:val="24"/>
        </w:rPr>
        <w:t>機械学習</w:t>
      </w:r>
      <w:r w:rsidR="00443AA6">
        <w:rPr>
          <w:rFonts w:ascii="Meiryo UI" w:eastAsia="Meiryo UI" w:hAnsi="Meiryo UI" w:cs="Meiryo UI" w:hint="eastAsia"/>
          <w:sz w:val="24"/>
        </w:rPr>
        <w:t xml:space="preserve">の導入　</w:t>
      </w:r>
      <w:r w:rsidR="0061087C" w:rsidRPr="00F6677D">
        <w:rPr>
          <w:rFonts w:ascii="Meiryo UI" w:eastAsia="Meiryo UI" w:hAnsi="Meiryo UI" w:cs="Meiryo UI"/>
          <w:color w:val="000000" w:themeColor="text1"/>
          <w:sz w:val="24"/>
        </w:rPr>
        <w:t>…</w:t>
      </w:r>
      <w:r w:rsidR="00443AA6" w:rsidRPr="00F6677D">
        <w:rPr>
          <w:rFonts w:ascii="Meiryo UI" w:eastAsia="Meiryo UI" w:hAnsi="Meiryo UI" w:cs="Meiryo UI"/>
          <w:color w:val="000000" w:themeColor="text1"/>
          <w:sz w:val="24"/>
        </w:rPr>
        <w:t>……</w:t>
      </w:r>
      <w:r w:rsidR="0061087C" w:rsidRPr="00F6677D">
        <w:rPr>
          <w:rFonts w:ascii="Meiryo UI" w:eastAsia="Meiryo UI" w:hAnsi="Meiryo UI" w:cs="Meiryo UI"/>
          <w:color w:val="000000" w:themeColor="text1"/>
          <w:sz w:val="24"/>
        </w:rPr>
        <w:t>…</w:t>
      </w:r>
      <w:r w:rsidR="00C335DF" w:rsidRPr="00F6677D">
        <w:rPr>
          <w:rFonts w:ascii="Meiryo UI" w:eastAsia="Meiryo UI" w:hAnsi="Meiryo UI" w:cs="Meiryo UI"/>
          <w:color w:val="000000" w:themeColor="text1"/>
          <w:sz w:val="24"/>
        </w:rPr>
        <w:t>…………</w:t>
      </w:r>
      <w:r w:rsidR="00B166AD" w:rsidRPr="00F6677D">
        <w:rPr>
          <w:rFonts w:ascii="Meiryo UI" w:eastAsia="Meiryo UI" w:hAnsi="Meiryo UI" w:cs="Meiryo UI"/>
          <w:color w:val="000000" w:themeColor="text1"/>
          <w:sz w:val="24"/>
        </w:rPr>
        <w:t>……</w:t>
      </w:r>
      <w:r w:rsidR="00C335DF" w:rsidRPr="00F6677D">
        <w:rPr>
          <w:rFonts w:ascii="Meiryo UI" w:eastAsia="Meiryo UI" w:hAnsi="Meiryo UI" w:cs="Meiryo UI"/>
          <w:color w:val="000000" w:themeColor="text1"/>
          <w:sz w:val="24"/>
        </w:rPr>
        <w:t>……</w:t>
      </w:r>
      <w:r w:rsidR="0061087C" w:rsidRPr="00F6677D">
        <w:rPr>
          <w:rFonts w:ascii="Meiryo UI" w:eastAsia="Meiryo UI" w:hAnsi="Meiryo UI" w:cs="Meiryo UI"/>
          <w:color w:val="000000" w:themeColor="text1"/>
          <w:sz w:val="24"/>
        </w:rPr>
        <w:t>…</w:t>
      </w:r>
      <w:r w:rsidR="007F4499">
        <w:rPr>
          <w:rFonts w:ascii="Meiryo UI" w:eastAsia="Meiryo UI" w:hAnsi="Meiryo UI" w:cs="Meiryo UI" w:hint="eastAsia"/>
          <w:color w:val="000000" w:themeColor="text1"/>
          <w:sz w:val="24"/>
        </w:rPr>
        <w:t>7</w:t>
      </w:r>
    </w:p>
    <w:p w14:paraId="5F8F9B71" w14:textId="0D62EC79" w:rsidR="005D695C" w:rsidRPr="00F6677D" w:rsidRDefault="0090315A" w:rsidP="00C335DF">
      <w:pPr>
        <w:pStyle w:val="a9"/>
        <w:ind w:left="1134" w:rightChars="100" w:right="210"/>
        <w:rPr>
          <w:rFonts w:ascii="Meiryo UI" w:eastAsia="Meiryo UI" w:hAnsi="Meiryo UI" w:cs="Meiryo UI"/>
          <w:sz w:val="21"/>
        </w:rPr>
      </w:pPr>
      <w:r>
        <w:rPr>
          <w:rFonts w:ascii="Meiryo UI" w:eastAsia="Meiryo UI" w:hAnsi="Meiryo UI" w:cs="Meiryo UI" w:hint="eastAsia"/>
          <w:color w:val="000000" w:themeColor="text1"/>
          <w:sz w:val="21"/>
        </w:rPr>
        <w:t>２</w:t>
      </w:r>
      <w:r w:rsidR="00C335DF">
        <w:rPr>
          <w:rFonts w:ascii="Meiryo UI" w:eastAsia="Meiryo UI" w:hAnsi="Meiryo UI" w:cs="Meiryo UI" w:hint="eastAsia"/>
          <w:color w:val="000000" w:themeColor="text1"/>
          <w:sz w:val="21"/>
        </w:rPr>
        <w:t>-</w:t>
      </w:r>
      <w:r>
        <w:rPr>
          <w:rFonts w:ascii="Meiryo UI" w:eastAsia="Meiryo UI" w:hAnsi="Meiryo UI" w:cs="Meiryo UI" w:hint="eastAsia"/>
          <w:color w:val="000000" w:themeColor="text1"/>
          <w:sz w:val="21"/>
        </w:rPr>
        <w:t>１</w:t>
      </w:r>
      <w:r w:rsidR="00400577">
        <w:rPr>
          <w:rFonts w:ascii="Meiryo UI" w:eastAsia="Meiryo UI" w:hAnsi="Meiryo UI" w:cs="Meiryo UI" w:hint="eastAsia"/>
          <w:color w:val="000000" w:themeColor="text1"/>
          <w:sz w:val="21"/>
        </w:rPr>
        <w:t>機械学習の問題設定</w:t>
      </w:r>
    </w:p>
    <w:p w14:paraId="2DFFBF38" w14:textId="4E782FDB" w:rsidR="00414A03" w:rsidRPr="00C335DF" w:rsidRDefault="0090315A" w:rsidP="00C335DF">
      <w:pPr>
        <w:pStyle w:val="a9"/>
        <w:ind w:left="1134" w:rightChars="100" w:right="210"/>
        <w:rPr>
          <w:rFonts w:ascii="Meiryo UI" w:eastAsia="Meiryo UI" w:hAnsi="Meiryo UI" w:cs="Meiryo UI"/>
          <w:sz w:val="21"/>
        </w:rPr>
      </w:pPr>
      <w:r>
        <w:rPr>
          <w:rFonts w:ascii="Meiryo UI" w:eastAsia="Meiryo UI" w:hAnsi="Meiryo UI" w:cs="Meiryo UI" w:hint="eastAsia"/>
          <w:color w:val="000000" w:themeColor="text1"/>
          <w:sz w:val="21"/>
        </w:rPr>
        <w:t>２</w:t>
      </w:r>
      <w:r w:rsidR="00C335DF">
        <w:rPr>
          <w:rFonts w:ascii="Meiryo UI" w:eastAsia="Meiryo UI" w:hAnsi="Meiryo UI" w:cs="Meiryo UI" w:hint="eastAsia"/>
          <w:color w:val="000000" w:themeColor="text1"/>
          <w:sz w:val="21"/>
        </w:rPr>
        <w:t>-</w:t>
      </w:r>
      <w:r>
        <w:rPr>
          <w:rFonts w:ascii="Meiryo UI" w:eastAsia="Meiryo UI" w:hAnsi="Meiryo UI" w:cs="Meiryo UI" w:hint="eastAsia"/>
          <w:color w:val="000000" w:themeColor="text1"/>
          <w:sz w:val="21"/>
        </w:rPr>
        <w:t>２</w:t>
      </w:r>
      <w:r w:rsidR="00400577">
        <w:rPr>
          <w:rFonts w:ascii="Meiryo UI" w:eastAsia="Meiryo UI" w:hAnsi="Meiryo UI" w:cs="Meiryo UI" w:hint="eastAsia"/>
          <w:color w:val="000000" w:themeColor="text1"/>
          <w:sz w:val="21"/>
        </w:rPr>
        <w:t>機械学習の種類</w:t>
      </w:r>
    </w:p>
    <w:p w14:paraId="121109C0" w14:textId="0DD9CD1A" w:rsidR="00414A03" w:rsidRPr="00F6677D" w:rsidRDefault="00C335DF" w:rsidP="00C335DF">
      <w:pPr>
        <w:pStyle w:val="a9"/>
        <w:rPr>
          <w:rFonts w:ascii="Meiryo UI" w:eastAsia="Meiryo UI" w:hAnsi="Meiryo UI" w:cs="Meiryo UI"/>
          <w:color w:val="000000" w:themeColor="text1"/>
          <w:sz w:val="21"/>
        </w:rPr>
      </w:pPr>
      <w:r>
        <w:rPr>
          <w:rFonts w:ascii="Meiryo UI" w:eastAsia="Meiryo UI" w:hAnsi="Meiryo UI" w:cs="Meiryo UI"/>
          <w:color w:val="000000" w:themeColor="text1"/>
          <w:sz w:val="21"/>
        </w:rPr>
        <w:tab/>
      </w:r>
    </w:p>
    <w:p w14:paraId="21C68AB6" w14:textId="0CEC4974" w:rsidR="00C43B00" w:rsidRPr="00C43B00" w:rsidRDefault="006324AA" w:rsidP="00EE1B95">
      <w:pPr>
        <w:pStyle w:val="a9"/>
        <w:numPr>
          <w:ilvl w:val="0"/>
          <w:numId w:val="2"/>
        </w:numPr>
        <w:ind w:left="709"/>
        <w:rPr>
          <w:rFonts w:ascii="Meiryo UI" w:eastAsia="Meiryo UI" w:hAnsi="Meiryo UI" w:cs="Meiryo UI"/>
          <w:color w:val="000000" w:themeColor="text1"/>
          <w:sz w:val="24"/>
          <w:szCs w:val="24"/>
        </w:rPr>
      </w:pPr>
      <w:r>
        <w:rPr>
          <w:rFonts w:ascii="Meiryo UI" w:eastAsia="Meiryo UI" w:hAnsi="Meiryo UI" w:cs="Meiryo UI" w:hint="eastAsia"/>
          <w:color w:val="000000" w:themeColor="text1"/>
          <w:sz w:val="24"/>
          <w:szCs w:val="24"/>
        </w:rPr>
        <w:t>機械学習の実験条件</w:t>
      </w:r>
      <w:r w:rsidR="00443AA6">
        <w:rPr>
          <w:rFonts w:ascii="Meiryo UI" w:eastAsia="Meiryo UI" w:hAnsi="Meiryo UI" w:cs="Meiryo UI" w:hint="eastAsia"/>
          <w:color w:val="000000" w:themeColor="text1"/>
          <w:sz w:val="24"/>
          <w:szCs w:val="24"/>
        </w:rPr>
        <w:t xml:space="preserve">　</w:t>
      </w:r>
      <w:r w:rsidR="00EE1B95" w:rsidRPr="00F6677D">
        <w:rPr>
          <w:rFonts w:ascii="Meiryo UI" w:eastAsia="Meiryo UI" w:hAnsi="Meiryo UI" w:cs="Meiryo UI"/>
          <w:color w:val="000000" w:themeColor="text1"/>
          <w:sz w:val="24"/>
          <w:szCs w:val="24"/>
        </w:rPr>
        <w:t>……………………………</w:t>
      </w:r>
      <w:r w:rsidR="00BB54CC" w:rsidRPr="00F6677D">
        <w:rPr>
          <w:rFonts w:ascii="Meiryo UI" w:eastAsia="Meiryo UI" w:hAnsi="Meiryo UI" w:cs="Meiryo UI"/>
          <w:color w:val="000000" w:themeColor="text1"/>
          <w:sz w:val="24"/>
          <w:szCs w:val="24"/>
        </w:rPr>
        <w:t>…</w:t>
      </w:r>
      <w:r w:rsidR="00C335DF" w:rsidRPr="00F6677D">
        <w:rPr>
          <w:rFonts w:ascii="Meiryo UI" w:eastAsia="Meiryo UI" w:hAnsi="Meiryo UI" w:cs="Meiryo UI"/>
          <w:color w:val="000000" w:themeColor="text1"/>
          <w:sz w:val="24"/>
          <w:szCs w:val="24"/>
        </w:rPr>
        <w:t>………</w:t>
      </w:r>
      <w:r w:rsidR="00BB54CC" w:rsidRPr="00F6677D">
        <w:rPr>
          <w:rFonts w:ascii="Meiryo UI" w:eastAsia="Meiryo UI" w:hAnsi="Meiryo UI" w:cs="Meiryo UI"/>
          <w:color w:val="000000" w:themeColor="text1"/>
          <w:sz w:val="24"/>
          <w:szCs w:val="24"/>
        </w:rPr>
        <w:t>…</w:t>
      </w:r>
      <w:r w:rsidR="0061087C" w:rsidRPr="00F6677D">
        <w:rPr>
          <w:rFonts w:ascii="Meiryo UI" w:eastAsia="Meiryo UI" w:hAnsi="Meiryo UI" w:cs="Meiryo UI"/>
          <w:color w:val="000000" w:themeColor="text1"/>
          <w:sz w:val="24"/>
          <w:szCs w:val="24"/>
        </w:rPr>
        <w:t>………</w:t>
      </w:r>
      <w:r w:rsidR="00EE1B95" w:rsidRPr="00F6677D">
        <w:rPr>
          <w:rFonts w:ascii="Meiryo UI" w:eastAsia="Meiryo UI" w:hAnsi="Meiryo UI" w:cs="Meiryo UI"/>
          <w:color w:val="000000" w:themeColor="text1"/>
          <w:sz w:val="24"/>
          <w:szCs w:val="24"/>
        </w:rPr>
        <w:t>…</w:t>
      </w:r>
      <w:r w:rsidR="00EE1B95">
        <w:rPr>
          <w:rFonts w:ascii="Meiryo UI" w:eastAsia="Meiryo UI" w:hAnsi="Meiryo UI" w:cs="Meiryo UI" w:hint="eastAsia"/>
          <w:color w:val="000000" w:themeColor="text1"/>
          <w:sz w:val="24"/>
          <w:szCs w:val="24"/>
        </w:rPr>
        <w:t>10</w:t>
      </w:r>
    </w:p>
    <w:p w14:paraId="4CAAB8D6" w14:textId="695EEE3C" w:rsidR="00C43B00" w:rsidRPr="00F6677D" w:rsidRDefault="00C43B00" w:rsidP="00C43B00">
      <w:pPr>
        <w:pStyle w:val="a9"/>
        <w:ind w:left="1134" w:rightChars="100" w:right="210"/>
        <w:rPr>
          <w:rFonts w:ascii="Meiryo UI" w:eastAsia="Meiryo UI" w:hAnsi="Meiryo UI" w:cs="Meiryo UI"/>
          <w:sz w:val="21"/>
        </w:rPr>
      </w:pPr>
      <w:r>
        <w:rPr>
          <w:rFonts w:ascii="Meiryo UI" w:eastAsia="Meiryo UI" w:hAnsi="Meiryo UI" w:cs="Meiryo UI" w:hint="eastAsia"/>
          <w:color w:val="000000" w:themeColor="text1"/>
          <w:sz w:val="21"/>
        </w:rPr>
        <w:t>３-</w:t>
      </w:r>
      <w:r w:rsidR="00EE1B95">
        <w:rPr>
          <w:rFonts w:ascii="Meiryo UI" w:eastAsia="Meiryo UI" w:hAnsi="Meiryo UI" w:cs="Meiryo UI" w:hint="eastAsia"/>
          <w:color w:val="000000" w:themeColor="text1"/>
          <w:sz w:val="21"/>
        </w:rPr>
        <w:t>１特徴量エンジニアリング</w:t>
      </w:r>
    </w:p>
    <w:p w14:paraId="4C81C48E" w14:textId="68C69537" w:rsidR="00C43B00" w:rsidRPr="00C335DF" w:rsidRDefault="00C43B00" w:rsidP="00C43B00">
      <w:pPr>
        <w:pStyle w:val="a9"/>
        <w:ind w:left="1134" w:rightChars="100" w:right="210"/>
        <w:rPr>
          <w:rFonts w:ascii="Meiryo UI" w:eastAsia="Meiryo UI" w:hAnsi="Meiryo UI" w:cs="Meiryo UI"/>
          <w:sz w:val="21"/>
        </w:rPr>
      </w:pPr>
      <w:r>
        <w:rPr>
          <w:rFonts w:ascii="Meiryo UI" w:eastAsia="Meiryo UI" w:hAnsi="Meiryo UI" w:cs="Meiryo UI" w:hint="eastAsia"/>
          <w:color w:val="000000" w:themeColor="text1"/>
          <w:sz w:val="21"/>
        </w:rPr>
        <w:t>３-</w:t>
      </w:r>
      <w:r w:rsidR="00EE1B95">
        <w:rPr>
          <w:rFonts w:ascii="Meiryo UI" w:eastAsia="Meiryo UI" w:hAnsi="Meiryo UI" w:cs="Meiryo UI" w:hint="eastAsia"/>
          <w:color w:val="000000" w:themeColor="text1"/>
          <w:sz w:val="21"/>
        </w:rPr>
        <w:t>２実験条件</w:t>
      </w:r>
    </w:p>
    <w:p w14:paraId="38617370" w14:textId="2CBDB57D" w:rsidR="00C43B00" w:rsidRPr="00C43B00" w:rsidRDefault="00C43B00" w:rsidP="00C43B00">
      <w:pPr>
        <w:pStyle w:val="a9"/>
        <w:ind w:left="709"/>
        <w:rPr>
          <w:rFonts w:ascii="Meiryo UI" w:eastAsia="Meiryo UI" w:hAnsi="Meiryo UI" w:cs="Meiryo UI"/>
          <w:color w:val="000000" w:themeColor="text1"/>
          <w:sz w:val="21"/>
        </w:rPr>
      </w:pPr>
    </w:p>
    <w:p w14:paraId="5956064A" w14:textId="23DC1AF2" w:rsidR="00151F62" w:rsidRDefault="000A7D5D" w:rsidP="000A7D5D">
      <w:pPr>
        <w:pStyle w:val="a9"/>
        <w:numPr>
          <w:ilvl w:val="0"/>
          <w:numId w:val="2"/>
        </w:numPr>
        <w:ind w:left="709"/>
        <w:jc w:val="distribute"/>
        <w:rPr>
          <w:rFonts w:ascii="Meiryo UI" w:eastAsia="Meiryo UI" w:hAnsi="Meiryo UI" w:cs="Meiryo UI"/>
          <w:color w:val="000000" w:themeColor="text1"/>
          <w:sz w:val="24"/>
          <w:szCs w:val="24"/>
        </w:rPr>
      </w:pPr>
      <w:r w:rsidRPr="00F6677D">
        <w:rPr>
          <w:rFonts w:ascii="Meiryo UI" w:eastAsia="Meiryo UI" w:hAnsi="Meiryo UI" w:cs="Meiryo UI" w:hint="eastAsia"/>
          <w:b/>
          <w:color w:val="000000" w:themeColor="text1"/>
          <w:sz w:val="22"/>
        </w:rPr>
        <w:t xml:space="preserve">　</w:t>
      </w:r>
      <w:del w:id="0" w:author="nakasugi tetsuro(中杉 哲郎 ＫＩＣ ○Ｐ技Ｃ)" w:date="2022-08-08T15:25:00Z">
        <w:r w:rsidDel="00750A4B">
          <w:rPr>
            <w:rFonts w:ascii="Meiryo UI" w:eastAsia="Meiryo UI" w:hAnsi="Meiryo UI" w:cs="Meiryo UI" w:hint="eastAsia"/>
            <w:color w:val="000000" w:themeColor="text1"/>
            <w:sz w:val="24"/>
            <w:szCs w:val="24"/>
          </w:rPr>
          <w:delText>実験結果（</w:delText>
        </w:r>
      </w:del>
      <w:r>
        <w:rPr>
          <w:rFonts w:ascii="Meiryo UI" w:eastAsia="Meiryo UI" w:hAnsi="Meiryo UI" w:cs="Meiryo UI" w:hint="eastAsia"/>
          <w:color w:val="000000" w:themeColor="text1"/>
          <w:sz w:val="24"/>
          <w:szCs w:val="24"/>
        </w:rPr>
        <w:t xml:space="preserve">1st </w:t>
      </w:r>
      <w:r>
        <w:rPr>
          <w:rFonts w:ascii="Meiryo UI" w:eastAsia="Meiryo UI" w:hAnsi="Meiryo UI" w:cs="Meiryo UI"/>
          <w:color w:val="000000" w:themeColor="text1"/>
          <w:sz w:val="24"/>
          <w:szCs w:val="24"/>
        </w:rPr>
        <w:t>Trial</w:t>
      </w:r>
      <w:del w:id="1" w:author="nakasugi tetsuro(中杉 哲郎 ＫＩＣ ○Ｐ技Ｃ)" w:date="2022-08-08T15:25:00Z">
        <w:r w:rsidDel="00750A4B">
          <w:rPr>
            <w:rFonts w:ascii="Meiryo UI" w:eastAsia="Meiryo UI" w:hAnsi="Meiryo UI" w:cs="Meiryo UI" w:hint="eastAsia"/>
            <w:color w:val="000000" w:themeColor="text1"/>
            <w:sz w:val="24"/>
            <w:szCs w:val="24"/>
          </w:rPr>
          <w:delText>）</w:delText>
        </w:r>
      </w:del>
      <w:bookmarkStart w:id="2" w:name="_GoBack"/>
      <w:bookmarkEnd w:id="2"/>
      <w:r>
        <w:rPr>
          <w:rFonts w:ascii="Meiryo UI" w:eastAsia="Meiryo UI" w:hAnsi="Meiryo UI" w:cs="Meiryo UI" w:hint="eastAsia"/>
          <w:color w:val="000000" w:themeColor="text1"/>
          <w:sz w:val="24"/>
          <w:szCs w:val="24"/>
        </w:rPr>
        <w:t>と考察　－失敗例－</w:t>
      </w:r>
      <w:r>
        <w:rPr>
          <w:rFonts w:ascii="Meiryo UI" w:eastAsia="Meiryo UI" w:hAnsi="Meiryo UI" w:cs="Meiryo UI"/>
          <w:color w:val="000000" w:themeColor="text1"/>
          <w:sz w:val="24"/>
          <w:szCs w:val="24"/>
        </w:rPr>
        <w:t>…………</w:t>
      </w:r>
      <w:r w:rsidR="00646B8C" w:rsidRPr="00F6677D">
        <w:rPr>
          <w:rFonts w:ascii="Meiryo UI" w:eastAsia="Meiryo UI" w:hAnsi="Meiryo UI" w:cs="Meiryo UI"/>
          <w:color w:val="000000" w:themeColor="text1"/>
          <w:sz w:val="24"/>
          <w:szCs w:val="24"/>
        </w:rPr>
        <w:t>…</w:t>
      </w:r>
      <w:r w:rsidR="00151F62">
        <w:rPr>
          <w:rFonts w:ascii="Meiryo UI" w:eastAsia="Meiryo UI" w:hAnsi="Meiryo UI" w:cs="Meiryo UI"/>
          <w:color w:val="000000" w:themeColor="text1"/>
          <w:sz w:val="24"/>
          <w:szCs w:val="24"/>
        </w:rPr>
        <w:t>……………</w:t>
      </w:r>
      <w:r w:rsidR="00443AA6">
        <w:rPr>
          <w:rFonts w:ascii="Meiryo UI" w:eastAsia="Meiryo UI" w:hAnsi="Meiryo UI" w:cs="Meiryo UI" w:hint="eastAsia"/>
          <w:color w:val="000000" w:themeColor="text1"/>
          <w:sz w:val="24"/>
          <w:szCs w:val="24"/>
        </w:rPr>
        <w:t>12</w:t>
      </w:r>
    </w:p>
    <w:p w14:paraId="417A923D" w14:textId="2F62027B" w:rsidR="007F7E77" w:rsidRDefault="000A7D5D" w:rsidP="00B11617">
      <w:pPr>
        <w:pStyle w:val="a9"/>
        <w:numPr>
          <w:ilvl w:val="0"/>
          <w:numId w:val="2"/>
        </w:numPr>
        <w:ind w:left="709"/>
        <w:jc w:val="distribute"/>
        <w:rPr>
          <w:rFonts w:ascii="Meiryo UI" w:eastAsia="Meiryo UI" w:hAnsi="Meiryo UI" w:cs="Meiryo UI"/>
          <w:color w:val="000000" w:themeColor="text1"/>
          <w:sz w:val="24"/>
          <w:szCs w:val="24"/>
        </w:rPr>
      </w:pPr>
      <w:r>
        <w:rPr>
          <w:rFonts w:ascii="Meiryo UI" w:eastAsia="Meiryo UI" w:hAnsi="Meiryo UI" w:cs="Meiryo UI" w:hint="eastAsia"/>
          <w:color w:val="000000" w:themeColor="text1"/>
          <w:sz w:val="24"/>
          <w:szCs w:val="24"/>
        </w:rPr>
        <w:t xml:space="preserve"> </w:t>
      </w:r>
      <w:del w:id="3" w:author="nakasugi tetsuro(中杉 哲郎 ＫＩＣ ○Ｐ技Ｃ)" w:date="2022-08-08T15:25:00Z">
        <w:r w:rsidDel="00750A4B">
          <w:rPr>
            <w:rFonts w:ascii="Meiryo UI" w:eastAsia="Meiryo UI" w:hAnsi="Meiryo UI" w:cs="Meiryo UI" w:hint="eastAsia"/>
            <w:color w:val="000000" w:themeColor="text1"/>
            <w:sz w:val="24"/>
            <w:szCs w:val="24"/>
          </w:rPr>
          <w:delText>実験結果（</w:delText>
        </w:r>
      </w:del>
      <w:r>
        <w:rPr>
          <w:rFonts w:ascii="Meiryo UI" w:eastAsia="Meiryo UI" w:hAnsi="Meiryo UI" w:cs="Meiryo UI" w:hint="eastAsia"/>
          <w:color w:val="000000" w:themeColor="text1"/>
          <w:sz w:val="24"/>
          <w:szCs w:val="24"/>
        </w:rPr>
        <w:t xml:space="preserve">2nd </w:t>
      </w:r>
      <w:r>
        <w:rPr>
          <w:rFonts w:ascii="Meiryo UI" w:eastAsia="Meiryo UI" w:hAnsi="Meiryo UI" w:cs="Meiryo UI"/>
          <w:color w:val="000000" w:themeColor="text1"/>
          <w:sz w:val="24"/>
          <w:szCs w:val="24"/>
        </w:rPr>
        <w:t>Trial</w:t>
      </w:r>
      <w:del w:id="4" w:author="nakasugi tetsuro(中杉 哲郎 ＫＩＣ ○Ｐ技Ｃ)" w:date="2022-08-08T15:25:00Z">
        <w:r w:rsidDel="00750A4B">
          <w:rPr>
            <w:rFonts w:ascii="Meiryo UI" w:eastAsia="Meiryo UI" w:hAnsi="Meiryo UI" w:cs="Meiryo UI" w:hint="eastAsia"/>
            <w:color w:val="000000" w:themeColor="text1"/>
            <w:sz w:val="24"/>
            <w:szCs w:val="24"/>
          </w:rPr>
          <w:delText>）</w:delText>
        </w:r>
      </w:del>
      <w:r>
        <w:rPr>
          <w:rFonts w:ascii="Meiryo UI" w:eastAsia="Meiryo UI" w:hAnsi="Meiryo UI" w:cs="Meiryo UI" w:hint="eastAsia"/>
          <w:color w:val="000000" w:themeColor="text1"/>
          <w:sz w:val="24"/>
          <w:szCs w:val="24"/>
        </w:rPr>
        <w:t>と考察　－改善例－</w:t>
      </w:r>
      <w:r w:rsidR="00615F73" w:rsidRPr="00F6677D">
        <w:rPr>
          <w:rFonts w:ascii="Meiryo UI" w:eastAsia="Meiryo UI" w:hAnsi="Meiryo UI" w:cs="Meiryo UI"/>
          <w:color w:val="000000" w:themeColor="text1"/>
          <w:sz w:val="24"/>
          <w:szCs w:val="24"/>
        </w:rPr>
        <w:t>…</w:t>
      </w:r>
      <w:r>
        <w:rPr>
          <w:rFonts w:ascii="Meiryo UI" w:eastAsia="Meiryo UI" w:hAnsi="Meiryo UI" w:cs="Meiryo UI"/>
          <w:color w:val="000000" w:themeColor="text1"/>
          <w:sz w:val="24"/>
          <w:szCs w:val="24"/>
        </w:rPr>
        <w:t>……………</w:t>
      </w:r>
      <w:r w:rsidR="00B30B9D" w:rsidRPr="00F6677D">
        <w:rPr>
          <w:rFonts w:ascii="Meiryo UI" w:eastAsia="Meiryo UI" w:hAnsi="Meiryo UI" w:cs="Meiryo UI"/>
          <w:color w:val="000000" w:themeColor="text1"/>
          <w:sz w:val="24"/>
          <w:szCs w:val="24"/>
        </w:rPr>
        <w:t>…</w:t>
      </w:r>
      <w:r w:rsidR="0061087C" w:rsidRPr="00F6677D">
        <w:rPr>
          <w:rFonts w:ascii="Meiryo UI" w:eastAsia="Meiryo UI" w:hAnsi="Meiryo UI" w:cs="Meiryo UI"/>
          <w:color w:val="000000" w:themeColor="text1"/>
          <w:sz w:val="24"/>
          <w:szCs w:val="24"/>
        </w:rPr>
        <w:t>…………</w:t>
      </w:r>
      <w:r w:rsidR="00A364BB">
        <w:rPr>
          <w:rFonts w:ascii="Meiryo UI" w:eastAsia="Meiryo UI" w:hAnsi="Meiryo UI" w:cs="Meiryo UI" w:hint="eastAsia"/>
          <w:color w:val="000000" w:themeColor="text1"/>
          <w:sz w:val="24"/>
          <w:szCs w:val="24"/>
        </w:rPr>
        <w:t>14</w:t>
      </w:r>
    </w:p>
    <w:p w14:paraId="5032C556" w14:textId="1F7685FE" w:rsidR="000A7D5D" w:rsidRDefault="000A7D5D" w:rsidP="000A7D5D">
      <w:pPr>
        <w:pStyle w:val="a9"/>
        <w:numPr>
          <w:ilvl w:val="0"/>
          <w:numId w:val="2"/>
        </w:numPr>
        <w:ind w:left="709"/>
        <w:rPr>
          <w:rFonts w:ascii="Meiryo UI" w:eastAsia="Meiryo UI" w:hAnsi="Meiryo UI" w:cs="Meiryo UI"/>
          <w:color w:val="000000" w:themeColor="text1"/>
          <w:sz w:val="24"/>
          <w:szCs w:val="24"/>
        </w:rPr>
      </w:pPr>
      <w:r>
        <w:rPr>
          <w:rFonts w:ascii="Meiryo UI" w:eastAsia="Meiryo UI" w:hAnsi="Meiryo UI" w:cs="Meiryo UI" w:hint="eastAsia"/>
          <w:color w:val="000000" w:themeColor="text1"/>
          <w:sz w:val="24"/>
          <w:szCs w:val="24"/>
        </w:rPr>
        <w:t xml:space="preserve"> </w:t>
      </w:r>
      <w:del w:id="5" w:author="nakasugi tetsuro(中杉 哲郎 ＫＩＣ ○Ｐ技Ｃ)" w:date="2022-08-08T15:24:00Z">
        <w:r w:rsidDel="00750A4B">
          <w:rPr>
            <w:rFonts w:ascii="Meiryo UI" w:eastAsia="Meiryo UI" w:hAnsi="Meiryo UI" w:cs="Meiryo UI" w:hint="eastAsia"/>
            <w:color w:val="000000" w:themeColor="text1"/>
            <w:sz w:val="24"/>
            <w:szCs w:val="24"/>
          </w:rPr>
          <w:delText>実験結果（</w:delText>
        </w:r>
      </w:del>
      <w:r>
        <w:rPr>
          <w:rFonts w:ascii="Meiryo UI" w:eastAsia="Meiryo UI" w:hAnsi="Meiryo UI" w:cs="Meiryo UI" w:hint="eastAsia"/>
          <w:color w:val="000000" w:themeColor="text1"/>
          <w:sz w:val="24"/>
          <w:szCs w:val="24"/>
        </w:rPr>
        <w:t>更なる高精度化に向けた検討</w:t>
      </w:r>
      <w:del w:id="6" w:author="nakasugi tetsuro(中杉 哲郎 ＫＩＣ ○Ｐ技Ｃ)" w:date="2022-08-08T15:24:00Z">
        <w:r w:rsidDel="00750A4B">
          <w:rPr>
            <w:rFonts w:ascii="Meiryo UI" w:eastAsia="Meiryo UI" w:hAnsi="Meiryo UI" w:cs="Meiryo UI" w:hint="eastAsia"/>
            <w:color w:val="000000" w:themeColor="text1"/>
            <w:sz w:val="24"/>
            <w:szCs w:val="24"/>
          </w:rPr>
          <w:delText>）</w:delText>
        </w:r>
        <w:r w:rsidR="00A364BB" w:rsidDel="00750A4B">
          <w:rPr>
            <w:rFonts w:ascii="Meiryo UI" w:eastAsia="Meiryo UI" w:hAnsi="Meiryo UI" w:cs="Meiryo UI" w:hint="eastAsia"/>
            <w:color w:val="000000" w:themeColor="text1"/>
            <w:sz w:val="24"/>
            <w:szCs w:val="24"/>
          </w:rPr>
          <w:delText>と考察</w:delText>
        </w:r>
      </w:del>
      <w:r w:rsidR="00A364BB">
        <w:rPr>
          <w:rFonts w:ascii="Meiryo UI" w:eastAsia="Meiryo UI" w:hAnsi="Meiryo UI" w:cs="Meiryo UI" w:hint="eastAsia"/>
          <w:color w:val="000000" w:themeColor="text1"/>
          <w:sz w:val="24"/>
          <w:szCs w:val="24"/>
        </w:rPr>
        <w:t xml:space="preserve"> 　</w:t>
      </w:r>
      <w:r w:rsidR="00400577" w:rsidRPr="00F6677D">
        <w:rPr>
          <w:rFonts w:ascii="Meiryo UI" w:eastAsia="Meiryo UI" w:hAnsi="Meiryo UI" w:cs="Meiryo UI"/>
          <w:color w:val="000000" w:themeColor="text1"/>
          <w:sz w:val="24"/>
          <w:szCs w:val="24"/>
        </w:rPr>
        <w:t>……………………</w:t>
      </w:r>
      <w:r>
        <w:rPr>
          <w:rFonts w:ascii="Meiryo UI" w:eastAsia="Meiryo UI" w:hAnsi="Meiryo UI" w:cs="Meiryo UI" w:hint="eastAsia"/>
          <w:color w:val="000000" w:themeColor="text1"/>
          <w:sz w:val="24"/>
          <w:szCs w:val="24"/>
        </w:rPr>
        <w:t>X</w:t>
      </w:r>
    </w:p>
    <w:p w14:paraId="28781969" w14:textId="2DB452FE" w:rsidR="000A7D5D" w:rsidRDefault="000A7D5D" w:rsidP="000A7D5D">
      <w:pPr>
        <w:pStyle w:val="a9"/>
        <w:numPr>
          <w:ilvl w:val="0"/>
          <w:numId w:val="2"/>
        </w:numPr>
        <w:ind w:left="709"/>
        <w:rPr>
          <w:rFonts w:ascii="Meiryo UI" w:eastAsia="Meiryo UI" w:hAnsi="Meiryo UI" w:cs="Meiryo UI"/>
          <w:color w:val="000000" w:themeColor="text1"/>
          <w:sz w:val="24"/>
          <w:szCs w:val="24"/>
        </w:rPr>
      </w:pPr>
      <w:r>
        <w:rPr>
          <w:rFonts w:ascii="Meiryo UI" w:eastAsia="Meiryo UI" w:hAnsi="Meiryo UI" w:cs="Meiryo UI" w:hint="eastAsia"/>
          <w:color w:val="000000" w:themeColor="text1"/>
          <w:sz w:val="24"/>
          <w:szCs w:val="24"/>
        </w:rPr>
        <w:t xml:space="preserve"> 今後の展望 </w:t>
      </w:r>
      <w:r w:rsidRPr="00F6677D">
        <w:rPr>
          <w:rFonts w:ascii="Meiryo UI" w:eastAsia="Meiryo UI" w:hAnsi="Meiryo UI" w:cs="Meiryo UI"/>
          <w:color w:val="000000" w:themeColor="text1"/>
          <w:sz w:val="24"/>
          <w:szCs w:val="24"/>
        </w:rPr>
        <w:t>………………………………………………………………</w:t>
      </w:r>
      <w:r>
        <w:rPr>
          <w:rFonts w:ascii="Meiryo UI" w:eastAsia="Meiryo UI" w:hAnsi="Meiryo UI" w:cs="Meiryo UI" w:hint="eastAsia"/>
          <w:color w:val="000000" w:themeColor="text1"/>
          <w:sz w:val="24"/>
          <w:szCs w:val="24"/>
        </w:rPr>
        <w:t>X</w:t>
      </w:r>
    </w:p>
    <w:p w14:paraId="1649090D" w14:textId="38CE331A" w:rsidR="000852D0" w:rsidRPr="00F6677D" w:rsidRDefault="000852D0" w:rsidP="00440D50">
      <w:pPr>
        <w:pStyle w:val="a9"/>
        <w:ind w:firstLineChars="400" w:firstLine="960"/>
        <w:jc w:val="distribute"/>
        <w:rPr>
          <w:rFonts w:ascii="Meiryo UI" w:eastAsia="Meiryo UI" w:hAnsi="Meiryo UI" w:cs="Meiryo UI"/>
          <w:color w:val="000000" w:themeColor="text1"/>
          <w:sz w:val="24"/>
          <w:szCs w:val="24"/>
        </w:rPr>
      </w:pPr>
      <w:r w:rsidRPr="00F6677D">
        <w:rPr>
          <w:rFonts w:ascii="Meiryo UI" w:eastAsia="Meiryo UI" w:hAnsi="Meiryo UI" w:cs="Meiryo UI" w:hint="eastAsia"/>
          <w:color w:val="000000" w:themeColor="text1"/>
          <w:sz w:val="24"/>
          <w:szCs w:val="24"/>
        </w:rPr>
        <w:t>謝辞</w:t>
      </w:r>
      <w:r w:rsidR="00400577">
        <w:rPr>
          <w:rFonts w:ascii="Meiryo UI" w:eastAsia="Meiryo UI" w:hAnsi="Meiryo UI" w:cs="Meiryo UI" w:hint="eastAsia"/>
          <w:color w:val="000000" w:themeColor="text1"/>
          <w:sz w:val="24"/>
          <w:szCs w:val="24"/>
        </w:rPr>
        <w:t xml:space="preserve">　</w:t>
      </w:r>
      <w:r w:rsidR="00615F73" w:rsidRPr="00F6677D">
        <w:rPr>
          <w:rFonts w:ascii="Meiryo UI" w:eastAsia="Meiryo UI" w:hAnsi="Meiryo UI" w:cs="Meiryo UI"/>
          <w:color w:val="000000" w:themeColor="text1"/>
          <w:sz w:val="24"/>
          <w:szCs w:val="24"/>
        </w:rPr>
        <w:t>……………………………………………</w:t>
      </w:r>
      <w:r w:rsidR="0061087C" w:rsidRPr="00F6677D">
        <w:rPr>
          <w:rFonts w:ascii="Meiryo UI" w:eastAsia="Meiryo UI" w:hAnsi="Meiryo UI" w:cs="Meiryo UI"/>
          <w:color w:val="000000" w:themeColor="text1"/>
          <w:sz w:val="24"/>
          <w:szCs w:val="24"/>
        </w:rPr>
        <w:t>……………………………</w:t>
      </w:r>
      <w:r w:rsidR="00400577">
        <w:rPr>
          <w:rFonts w:ascii="Meiryo UI" w:eastAsia="Meiryo UI" w:hAnsi="Meiryo UI" w:cs="Meiryo UI" w:hint="eastAsia"/>
          <w:color w:val="000000" w:themeColor="text1"/>
          <w:sz w:val="24"/>
          <w:szCs w:val="24"/>
        </w:rPr>
        <w:t>X</w:t>
      </w:r>
    </w:p>
    <w:p w14:paraId="07602EB6" w14:textId="4CE82555" w:rsidR="005C0439" w:rsidRPr="00F6677D" w:rsidRDefault="003D3408" w:rsidP="005C0439">
      <w:pPr>
        <w:pStyle w:val="a9"/>
        <w:ind w:firstLineChars="400" w:firstLine="960"/>
        <w:jc w:val="distribute"/>
        <w:rPr>
          <w:rFonts w:ascii="Meiryo UI" w:eastAsia="Meiryo UI" w:hAnsi="Meiryo UI" w:cs="Meiryo UI"/>
          <w:color w:val="000000" w:themeColor="text1"/>
          <w:sz w:val="24"/>
          <w:szCs w:val="24"/>
        </w:rPr>
      </w:pPr>
      <w:r w:rsidRPr="00F6677D">
        <w:rPr>
          <w:rFonts w:ascii="Meiryo UI" w:eastAsia="Meiryo UI" w:hAnsi="Meiryo UI" w:cs="Meiryo UI" w:hint="eastAsia"/>
          <w:color w:val="000000" w:themeColor="text1"/>
          <w:sz w:val="24"/>
          <w:szCs w:val="24"/>
        </w:rPr>
        <w:t>参考文献</w:t>
      </w:r>
      <w:r w:rsidR="00400577">
        <w:rPr>
          <w:rFonts w:ascii="Meiryo UI" w:eastAsia="Meiryo UI" w:hAnsi="Meiryo UI" w:cs="Meiryo UI" w:hint="eastAsia"/>
          <w:color w:val="000000" w:themeColor="text1"/>
          <w:sz w:val="24"/>
          <w:szCs w:val="24"/>
        </w:rPr>
        <w:t xml:space="preserve">　</w:t>
      </w:r>
      <w:r w:rsidR="00615F73" w:rsidRPr="00F6677D">
        <w:rPr>
          <w:rFonts w:ascii="Meiryo UI" w:eastAsia="Meiryo UI" w:hAnsi="Meiryo UI" w:cs="Meiryo UI"/>
          <w:color w:val="000000" w:themeColor="text1"/>
          <w:sz w:val="24"/>
          <w:szCs w:val="24"/>
        </w:rPr>
        <w:t>………………………………………</w:t>
      </w:r>
      <w:r w:rsidR="00B30B9D" w:rsidRPr="00F6677D">
        <w:rPr>
          <w:rFonts w:ascii="Meiryo UI" w:eastAsia="Meiryo UI" w:hAnsi="Meiryo UI" w:cs="Meiryo UI"/>
          <w:color w:val="000000" w:themeColor="text1"/>
          <w:sz w:val="24"/>
          <w:szCs w:val="24"/>
        </w:rPr>
        <w:t>……</w:t>
      </w:r>
      <w:r w:rsidR="0061087C" w:rsidRPr="00F6677D">
        <w:rPr>
          <w:rFonts w:ascii="Meiryo UI" w:eastAsia="Meiryo UI" w:hAnsi="Meiryo UI" w:cs="Meiryo UI"/>
          <w:color w:val="000000" w:themeColor="text1"/>
          <w:sz w:val="24"/>
          <w:szCs w:val="24"/>
        </w:rPr>
        <w:t>…………………</w:t>
      </w:r>
      <w:r w:rsidR="00400577">
        <w:rPr>
          <w:rFonts w:ascii="Meiryo UI" w:eastAsia="Meiryo UI" w:hAnsi="Meiryo UI" w:cs="Meiryo UI" w:hint="eastAsia"/>
          <w:color w:val="000000" w:themeColor="text1"/>
          <w:sz w:val="24"/>
          <w:szCs w:val="24"/>
        </w:rPr>
        <w:t>X</w:t>
      </w:r>
    </w:p>
    <w:p w14:paraId="645442FC" w14:textId="2B25A315" w:rsidR="005C0439" w:rsidRPr="00F6677D" w:rsidRDefault="00400577" w:rsidP="005C0439">
      <w:pPr>
        <w:pStyle w:val="a9"/>
        <w:ind w:firstLineChars="400" w:firstLine="960"/>
        <w:jc w:val="distribute"/>
        <w:rPr>
          <w:rFonts w:ascii="Meiryo UI" w:eastAsia="Meiryo UI" w:hAnsi="Meiryo UI" w:cs="Meiryo UI"/>
          <w:color w:val="000000" w:themeColor="text1"/>
          <w:sz w:val="24"/>
          <w:szCs w:val="24"/>
        </w:rPr>
      </w:pPr>
      <w:r>
        <w:rPr>
          <w:rFonts w:ascii="Meiryo UI" w:eastAsia="Meiryo UI" w:hAnsi="Meiryo UI" w:cs="Meiryo UI"/>
          <w:color w:val="000000" w:themeColor="text1"/>
          <w:sz w:val="24"/>
          <w:szCs w:val="24"/>
        </w:rPr>
        <w:t>Appendix</w:t>
      </w:r>
      <w:r>
        <w:rPr>
          <w:rFonts w:ascii="Meiryo UI" w:eastAsia="Meiryo UI" w:hAnsi="Meiryo UI" w:cs="Meiryo UI" w:hint="eastAsia"/>
          <w:color w:val="000000" w:themeColor="text1"/>
          <w:sz w:val="24"/>
          <w:szCs w:val="24"/>
        </w:rPr>
        <w:t xml:space="preserve">　</w:t>
      </w:r>
      <w:r w:rsidR="005C0439" w:rsidRPr="00F6677D">
        <w:rPr>
          <w:rFonts w:ascii="Meiryo UI" w:eastAsia="Meiryo UI" w:hAnsi="Meiryo UI" w:cs="Meiryo UI"/>
          <w:color w:val="000000" w:themeColor="text1"/>
          <w:sz w:val="24"/>
          <w:szCs w:val="24"/>
        </w:rPr>
        <w:t>………………………………………</w:t>
      </w:r>
      <w:r w:rsidR="00B30B9D" w:rsidRPr="00F6677D">
        <w:rPr>
          <w:rFonts w:ascii="Meiryo UI" w:eastAsia="Meiryo UI" w:hAnsi="Meiryo UI" w:cs="Meiryo UI"/>
          <w:color w:val="000000" w:themeColor="text1"/>
          <w:sz w:val="24"/>
          <w:szCs w:val="24"/>
        </w:rPr>
        <w:t>…………</w:t>
      </w:r>
      <w:r w:rsidR="005C0439" w:rsidRPr="00F6677D">
        <w:rPr>
          <w:rFonts w:ascii="Meiryo UI" w:eastAsia="Meiryo UI" w:hAnsi="Meiryo UI" w:cs="Meiryo UI"/>
          <w:color w:val="000000" w:themeColor="text1"/>
          <w:sz w:val="24"/>
          <w:szCs w:val="24"/>
        </w:rPr>
        <w:t>……………</w:t>
      </w:r>
      <w:r>
        <w:rPr>
          <w:rFonts w:ascii="Meiryo UI" w:eastAsia="Meiryo UI" w:hAnsi="Meiryo UI" w:cs="Meiryo UI" w:hint="eastAsia"/>
          <w:color w:val="000000" w:themeColor="text1"/>
          <w:sz w:val="24"/>
          <w:szCs w:val="24"/>
        </w:rPr>
        <w:t>X</w:t>
      </w:r>
    </w:p>
    <w:p w14:paraId="23ACB879" w14:textId="7B112F6E" w:rsidR="003D3408" w:rsidRPr="00F6677D" w:rsidRDefault="003D3408" w:rsidP="00440D50">
      <w:pPr>
        <w:pStyle w:val="a9"/>
        <w:ind w:firstLineChars="400" w:firstLine="840"/>
        <w:jc w:val="distribute"/>
        <w:rPr>
          <w:rFonts w:ascii="Meiryo UI" w:eastAsia="Meiryo UI" w:hAnsi="Meiryo UI" w:cs="Meiryo UI"/>
          <w:color w:val="000000" w:themeColor="text1"/>
          <w:sz w:val="21"/>
        </w:rPr>
      </w:pPr>
    </w:p>
    <w:p w14:paraId="52D33A32" w14:textId="0C368021" w:rsidR="00DE652E" w:rsidRPr="00F6677D" w:rsidRDefault="00DE652E" w:rsidP="006D5A62">
      <w:pPr>
        <w:pStyle w:val="a9"/>
        <w:jc w:val="both"/>
        <w:rPr>
          <w:rFonts w:ascii="Meiryo UI" w:eastAsia="Meiryo UI" w:hAnsi="Meiryo UI" w:cs="Meiryo UI"/>
          <w:b/>
          <w:color w:val="000000" w:themeColor="text1"/>
          <w:sz w:val="22"/>
        </w:rPr>
      </w:pPr>
    </w:p>
    <w:p w14:paraId="415C7A78" w14:textId="5A817895" w:rsidR="00A72759" w:rsidRDefault="00A72759">
      <w:pPr>
        <w:widowControl/>
        <w:jc w:val="left"/>
        <w:rPr>
          <w:rFonts w:ascii="Meiryo UI" w:eastAsia="Meiryo UI" w:hAnsi="Meiryo UI" w:cs="Meiryo UI"/>
          <w:b/>
          <w:color w:val="000000" w:themeColor="text1"/>
          <w:sz w:val="22"/>
          <w:szCs w:val="21"/>
        </w:rPr>
      </w:pPr>
    </w:p>
    <w:p w14:paraId="33E15656" w14:textId="061DD40C" w:rsidR="005D0011" w:rsidRPr="00F6677D" w:rsidRDefault="007276C7" w:rsidP="006D5A62">
      <w:pPr>
        <w:pStyle w:val="a9"/>
        <w:jc w:val="both"/>
        <w:rPr>
          <w:rFonts w:ascii="Meiryo UI" w:eastAsia="Meiryo UI" w:hAnsi="Meiryo UI" w:cs="Meiryo UI"/>
          <w:b/>
          <w:color w:val="000000" w:themeColor="text1"/>
          <w:sz w:val="22"/>
        </w:rPr>
      </w:pPr>
      <w:r w:rsidRPr="00F6677D">
        <w:rPr>
          <w:rFonts w:ascii="Meiryo UI" w:eastAsia="Meiryo UI" w:hAnsi="Meiryo UI" w:cs="Meiryo UI"/>
          <w:b/>
          <w:color w:val="000000" w:themeColor="text1"/>
          <w:sz w:val="22"/>
        </w:rPr>
        <w:lastRenderedPageBreak/>
        <w:t>1</w:t>
      </w:r>
      <w:r w:rsidR="00127A97" w:rsidRPr="00F6677D">
        <w:rPr>
          <w:rFonts w:ascii="Meiryo UI" w:eastAsia="Meiryo UI" w:hAnsi="Meiryo UI" w:cs="Meiryo UI" w:hint="eastAsia"/>
          <w:b/>
          <w:color w:val="000000" w:themeColor="text1"/>
          <w:sz w:val="22"/>
        </w:rPr>
        <w:t xml:space="preserve">.　</w:t>
      </w:r>
      <w:r w:rsidR="00856015" w:rsidRPr="00F6677D">
        <w:rPr>
          <w:rFonts w:ascii="Meiryo UI" w:eastAsia="Meiryo UI" w:hAnsi="Meiryo UI" w:cs="Meiryo UI" w:hint="eastAsia"/>
          <w:b/>
          <w:color w:val="000000" w:themeColor="text1"/>
          <w:sz w:val="22"/>
        </w:rPr>
        <w:t>背景</w:t>
      </w:r>
    </w:p>
    <w:p w14:paraId="29A73F90" w14:textId="3D4A2A8A" w:rsidR="00837BB4" w:rsidRPr="00837BB4" w:rsidRDefault="006F65DA" w:rsidP="00FA425C">
      <w:pPr>
        <w:pStyle w:val="a9"/>
        <w:ind w:firstLineChars="100" w:firstLine="210"/>
        <w:rPr>
          <w:rFonts w:ascii="Meiryo UI" w:eastAsia="Meiryo UI" w:hAnsi="Meiryo UI"/>
          <w:kern w:val="0"/>
          <w:sz w:val="21"/>
        </w:rPr>
      </w:pPr>
      <w:r>
        <w:rPr>
          <w:rFonts w:ascii="Meiryo UI" w:eastAsia="Meiryo UI" w:hAnsi="Meiryo UI" w:hint="eastAsia"/>
          <w:kern w:val="0"/>
          <w:sz w:val="21"/>
        </w:rPr>
        <w:t>近年、AI</w:t>
      </w:r>
      <w:r w:rsidRPr="007E1B4F">
        <w:rPr>
          <w:rFonts w:ascii="Meiryo UI" w:eastAsia="Meiryo UI" w:hAnsi="Meiryo UI" w:hint="eastAsia"/>
          <w:kern w:val="0"/>
          <w:sz w:val="21"/>
        </w:rPr>
        <w:t>（</w:t>
      </w:r>
      <w:r w:rsidRPr="00222B2A">
        <w:rPr>
          <w:rFonts w:ascii="Meiryo UI" w:eastAsia="Meiryo UI" w:hAnsi="Meiryo UI"/>
          <w:b/>
          <w:kern w:val="0"/>
          <w:sz w:val="21"/>
          <w:u w:val="single"/>
        </w:rPr>
        <w:t>A</w:t>
      </w:r>
      <w:r w:rsidRPr="007E1B4F">
        <w:rPr>
          <w:rFonts w:ascii="Meiryo UI" w:eastAsia="Meiryo UI" w:hAnsi="Meiryo UI"/>
          <w:kern w:val="0"/>
          <w:sz w:val="21"/>
        </w:rPr>
        <w:t xml:space="preserve">rtificial </w:t>
      </w:r>
      <w:r w:rsidRPr="00222B2A">
        <w:rPr>
          <w:rFonts w:ascii="Meiryo UI" w:eastAsia="Meiryo UI" w:hAnsi="Meiryo UI"/>
          <w:b/>
          <w:kern w:val="0"/>
          <w:sz w:val="21"/>
          <w:u w:val="single"/>
        </w:rPr>
        <w:t>I</w:t>
      </w:r>
      <w:r w:rsidRPr="007E1B4F">
        <w:rPr>
          <w:rFonts w:ascii="Meiryo UI" w:eastAsia="Meiryo UI" w:hAnsi="Meiryo UI"/>
          <w:kern w:val="0"/>
          <w:sz w:val="21"/>
        </w:rPr>
        <w:t>ntelligence</w:t>
      </w:r>
      <w:r w:rsidRPr="007E1B4F">
        <w:rPr>
          <w:rFonts w:ascii="Meiryo UI" w:eastAsia="Meiryo UI" w:hAnsi="Meiryo UI" w:hint="eastAsia"/>
          <w:kern w:val="0"/>
          <w:sz w:val="21"/>
        </w:rPr>
        <w:t>）</w:t>
      </w:r>
      <w:r>
        <w:rPr>
          <w:rFonts w:ascii="Meiryo UI" w:eastAsia="Meiryo UI" w:hAnsi="Meiryo UI" w:hint="eastAsia"/>
          <w:kern w:val="0"/>
          <w:sz w:val="21"/>
        </w:rPr>
        <w:t>が様々な分野で</w:t>
      </w:r>
      <w:r w:rsidR="00222B2A">
        <w:rPr>
          <w:rFonts w:ascii="Meiryo UI" w:eastAsia="Meiryo UI" w:hAnsi="Meiryo UI" w:hint="eastAsia"/>
          <w:kern w:val="0"/>
          <w:sz w:val="21"/>
        </w:rPr>
        <w:t>活用さ</w:t>
      </w:r>
      <w:r>
        <w:rPr>
          <w:rFonts w:ascii="Meiryo UI" w:eastAsia="Meiryo UI" w:hAnsi="Meiryo UI" w:hint="eastAsia"/>
          <w:kern w:val="0"/>
          <w:sz w:val="21"/>
        </w:rPr>
        <w:t>れるようになっている。</w:t>
      </w:r>
      <w:r w:rsidR="00222B2A">
        <w:rPr>
          <w:rFonts w:ascii="Meiryo UI" w:eastAsia="Meiryo UI" w:hAnsi="Meiryo UI" w:hint="eastAsia"/>
          <w:kern w:val="0"/>
          <w:sz w:val="21"/>
        </w:rPr>
        <w:t>AIとは、人間と同様の知識を実現させようという取り組みやその技術のことを指</w:t>
      </w:r>
      <w:r w:rsidR="00313D1E">
        <w:rPr>
          <w:rFonts w:ascii="Meiryo UI" w:eastAsia="Meiryo UI" w:hAnsi="Meiryo UI" w:hint="eastAsia"/>
          <w:kern w:val="0"/>
          <w:sz w:val="21"/>
        </w:rPr>
        <w:t>す。AI</w:t>
      </w:r>
      <w:r w:rsidR="00D555D8">
        <w:rPr>
          <w:rFonts w:ascii="Meiryo UI" w:eastAsia="Meiryo UI" w:hAnsi="Meiryo UI" w:hint="eastAsia"/>
          <w:kern w:val="0"/>
          <w:sz w:val="21"/>
        </w:rPr>
        <w:t>という概念</w:t>
      </w:r>
      <w:r w:rsidR="00DC0947">
        <w:rPr>
          <w:rFonts w:ascii="Meiryo UI" w:eastAsia="Meiryo UI" w:hAnsi="Meiryo UI" w:hint="eastAsia"/>
          <w:kern w:val="0"/>
          <w:sz w:val="21"/>
        </w:rPr>
        <w:t>は従来からあったが、</w:t>
      </w:r>
      <w:r w:rsidR="00313D1E">
        <w:rPr>
          <w:rFonts w:ascii="Meiryo UI" w:eastAsia="Meiryo UI" w:hAnsi="Meiryo UI" w:hint="eastAsia"/>
          <w:kern w:val="0"/>
          <w:sz w:val="21"/>
        </w:rPr>
        <w:t>IoT(</w:t>
      </w:r>
      <w:r w:rsidR="00313D1E" w:rsidRPr="001D27A5">
        <w:rPr>
          <w:rFonts w:ascii="Meiryo UI" w:eastAsia="Meiryo UI" w:hAnsi="Meiryo UI"/>
          <w:b/>
          <w:kern w:val="0"/>
          <w:sz w:val="21"/>
          <w:u w:val="single"/>
        </w:rPr>
        <w:t>I</w:t>
      </w:r>
      <w:r w:rsidR="00313D1E">
        <w:rPr>
          <w:rFonts w:ascii="Meiryo UI" w:eastAsia="Meiryo UI" w:hAnsi="Meiryo UI" w:hint="eastAsia"/>
          <w:kern w:val="0"/>
          <w:sz w:val="21"/>
        </w:rPr>
        <w:t xml:space="preserve">nternet </w:t>
      </w:r>
      <w:r w:rsidR="00313D1E" w:rsidRPr="001D27A5">
        <w:rPr>
          <w:rFonts w:ascii="Meiryo UI" w:eastAsia="Meiryo UI" w:hAnsi="Meiryo UI"/>
          <w:b/>
          <w:kern w:val="0"/>
          <w:sz w:val="21"/>
          <w:u w:val="single"/>
        </w:rPr>
        <w:t>o</w:t>
      </w:r>
      <w:r w:rsidR="00313D1E">
        <w:rPr>
          <w:rFonts w:ascii="Meiryo UI" w:eastAsia="Meiryo UI" w:hAnsi="Meiryo UI" w:hint="eastAsia"/>
          <w:kern w:val="0"/>
          <w:sz w:val="21"/>
        </w:rPr>
        <w:t xml:space="preserve">f </w:t>
      </w:r>
      <w:r w:rsidR="00313D1E" w:rsidRPr="001D27A5">
        <w:rPr>
          <w:rFonts w:ascii="Meiryo UI" w:eastAsia="Meiryo UI" w:hAnsi="Meiryo UI"/>
          <w:b/>
          <w:kern w:val="0"/>
          <w:sz w:val="21"/>
          <w:u w:val="single"/>
        </w:rPr>
        <w:t>T</w:t>
      </w:r>
      <w:r w:rsidR="00313D1E">
        <w:rPr>
          <w:rFonts w:ascii="Meiryo UI" w:eastAsia="Meiryo UI" w:hAnsi="Meiryo UI" w:hint="eastAsia"/>
          <w:kern w:val="0"/>
          <w:sz w:val="21"/>
        </w:rPr>
        <w:t>hings)によるビッグデータの入手や、半導体メ</w:t>
      </w:r>
      <w:r w:rsidR="00D555D8">
        <w:rPr>
          <w:rFonts w:ascii="Meiryo UI" w:eastAsia="Meiryo UI" w:hAnsi="Meiryo UI" w:hint="eastAsia"/>
          <w:kern w:val="0"/>
          <w:sz w:val="21"/>
        </w:rPr>
        <w:t>モリ容量の増加、高速演算が可能なハードウェア能力の向上などによって</w:t>
      </w:r>
      <w:r w:rsidR="00313D1E">
        <w:rPr>
          <w:rFonts w:ascii="Meiryo UI" w:eastAsia="Meiryo UI" w:hAnsi="Meiryo UI" w:hint="eastAsia"/>
          <w:kern w:val="0"/>
          <w:sz w:val="21"/>
        </w:rPr>
        <w:t>、近年実現可能な技術となり急速に開発や運用が進められている。</w:t>
      </w:r>
      <w:r w:rsidR="00CB33B2">
        <w:rPr>
          <w:rFonts w:ascii="Meiryo UI" w:eastAsia="Meiryo UI" w:hAnsi="Meiryo UI" w:hint="eastAsia"/>
          <w:kern w:val="0"/>
          <w:sz w:val="21"/>
        </w:rPr>
        <w:t>このような流れの中で、製造業においてもAIの活用が盛んになっている。製造業におけるAIの導入は、少子高齢化に伴う人材不足</w:t>
      </w:r>
      <w:r w:rsidR="0031262D">
        <w:rPr>
          <w:rFonts w:ascii="Meiryo UI" w:eastAsia="Meiryo UI" w:hAnsi="Meiryo UI" w:hint="eastAsia"/>
          <w:kern w:val="0"/>
          <w:sz w:val="21"/>
        </w:rPr>
        <w:t>、</w:t>
      </w:r>
      <w:r w:rsidR="00CB33B2">
        <w:rPr>
          <w:rFonts w:ascii="Meiryo UI" w:eastAsia="Meiryo UI" w:hAnsi="Meiryo UI" w:hint="eastAsia"/>
          <w:kern w:val="0"/>
          <w:sz w:val="21"/>
        </w:rPr>
        <w:t>オ</w:t>
      </w:r>
      <w:r w:rsidR="00D555D8">
        <w:rPr>
          <w:rFonts w:ascii="Meiryo UI" w:eastAsia="Meiryo UI" w:hAnsi="Meiryo UI" w:hint="eastAsia"/>
          <w:kern w:val="0"/>
          <w:sz w:val="21"/>
        </w:rPr>
        <w:t>ペレーターの人件費削減、歩留まり向上などの生産管理の高精度化</w:t>
      </w:r>
      <w:r w:rsidR="00DC0947">
        <w:rPr>
          <w:rFonts w:ascii="Meiryo UI" w:eastAsia="Meiryo UI" w:hAnsi="Meiryo UI" w:hint="eastAsia"/>
          <w:kern w:val="0"/>
          <w:sz w:val="21"/>
        </w:rPr>
        <w:t>といった</w:t>
      </w:r>
      <w:r w:rsidR="00CB33B2">
        <w:rPr>
          <w:rFonts w:ascii="Meiryo UI" w:eastAsia="Meiryo UI" w:hAnsi="Meiryo UI" w:hint="eastAsia"/>
          <w:kern w:val="0"/>
          <w:sz w:val="21"/>
        </w:rPr>
        <w:t>ニーズを満たす。そのため、弊社のウェハファブでも近年開発が急速にされており、</w:t>
      </w:r>
      <w:r w:rsidR="00E7292E">
        <w:rPr>
          <w:rFonts w:ascii="Meiryo UI" w:eastAsia="Meiryo UI" w:hAnsi="Meiryo UI" w:hint="eastAsia"/>
          <w:kern w:val="0"/>
          <w:sz w:val="21"/>
        </w:rPr>
        <w:t>省人化や歩留まり</w:t>
      </w:r>
      <w:r w:rsidR="00D555D8">
        <w:rPr>
          <w:rFonts w:ascii="Meiryo UI" w:eastAsia="Meiryo UI" w:hAnsi="Meiryo UI" w:hint="eastAsia"/>
          <w:kern w:val="0"/>
          <w:sz w:val="21"/>
        </w:rPr>
        <w:t>向上</w:t>
      </w:r>
      <w:r w:rsidR="00E7292E">
        <w:rPr>
          <w:rFonts w:ascii="Meiryo UI" w:eastAsia="Meiryo UI" w:hAnsi="Meiryo UI" w:hint="eastAsia"/>
          <w:kern w:val="0"/>
          <w:sz w:val="21"/>
        </w:rPr>
        <w:t>への寄与がなされている</w:t>
      </w:r>
      <w:r w:rsidR="00CB33B2">
        <w:rPr>
          <w:rFonts w:ascii="Meiryo UI" w:eastAsia="Meiryo UI" w:hAnsi="Meiryo UI" w:hint="eastAsia"/>
          <w:kern w:val="0"/>
          <w:sz w:val="21"/>
        </w:rPr>
        <w:t>。</w:t>
      </w:r>
      <w:r w:rsidR="00E7292E">
        <w:rPr>
          <w:rFonts w:ascii="Meiryo UI" w:eastAsia="Meiryo UI" w:hAnsi="Meiryo UI" w:hint="eastAsia"/>
          <w:kern w:val="0"/>
          <w:sz w:val="21"/>
        </w:rPr>
        <w:t>しかしながら、我々が開発</w:t>
      </w:r>
      <w:r w:rsidR="00062A72">
        <w:rPr>
          <w:rFonts w:ascii="Meiryo UI" w:eastAsia="Meiryo UI" w:hAnsi="Meiryo UI" w:hint="eastAsia"/>
          <w:kern w:val="0"/>
          <w:sz w:val="21"/>
        </w:rPr>
        <w:t>に携わっている</w:t>
      </w:r>
      <w:r w:rsidR="00CB33B2">
        <w:rPr>
          <w:rFonts w:ascii="Meiryo UI" w:eastAsia="Meiryo UI" w:hAnsi="Meiryo UI" w:hint="eastAsia"/>
          <w:kern w:val="0"/>
          <w:sz w:val="21"/>
        </w:rPr>
        <w:t>フォトマスクの生産ラインでは</w:t>
      </w:r>
      <w:r w:rsidR="00E7292E">
        <w:rPr>
          <w:rFonts w:ascii="Meiryo UI" w:eastAsia="Meiryo UI" w:hAnsi="Meiryo UI" w:hint="eastAsia"/>
          <w:kern w:val="0"/>
          <w:sz w:val="21"/>
        </w:rPr>
        <w:t>、</w:t>
      </w:r>
      <w:r w:rsidR="00A4782B" w:rsidRPr="002223D0">
        <w:rPr>
          <w:rFonts w:ascii="Meiryo UI" w:eastAsia="Meiryo UI" w:hAnsi="Meiryo UI"/>
          <w:kern w:val="0"/>
          <w:sz w:val="21"/>
        </w:rPr>
        <w:t>AI</w:t>
      </w:r>
      <w:r w:rsidR="00957099">
        <w:rPr>
          <w:rFonts w:ascii="Meiryo UI" w:eastAsia="Meiryo UI" w:hAnsi="Meiryo UI" w:hint="eastAsia"/>
          <w:kern w:val="0"/>
          <w:sz w:val="21"/>
        </w:rPr>
        <w:t>の</w:t>
      </w:r>
      <w:r w:rsidR="00CB33B2" w:rsidRPr="002223D0">
        <w:rPr>
          <w:rFonts w:ascii="Meiryo UI" w:eastAsia="Meiryo UI" w:hAnsi="Meiryo UI" w:hint="eastAsia"/>
          <w:kern w:val="0"/>
          <w:sz w:val="21"/>
        </w:rPr>
        <w:t>十</w:t>
      </w:r>
      <w:r w:rsidR="00CB33B2">
        <w:rPr>
          <w:rFonts w:ascii="Meiryo UI" w:eastAsia="Meiryo UI" w:hAnsi="Meiryo UI" w:hint="eastAsia"/>
          <w:kern w:val="0"/>
          <w:sz w:val="21"/>
        </w:rPr>
        <w:t>分な活用ができていない</w:t>
      </w:r>
      <w:r w:rsidR="00E7292E">
        <w:rPr>
          <w:rFonts w:ascii="Meiryo UI" w:eastAsia="Meiryo UI" w:hAnsi="Meiryo UI" w:hint="eastAsia"/>
          <w:kern w:val="0"/>
          <w:sz w:val="21"/>
        </w:rPr>
        <w:t>のが現状となっている</w:t>
      </w:r>
      <w:r w:rsidR="00CB33B2">
        <w:rPr>
          <w:rFonts w:ascii="Meiryo UI" w:eastAsia="Meiryo UI" w:hAnsi="Meiryo UI" w:hint="eastAsia"/>
          <w:kern w:val="0"/>
          <w:sz w:val="21"/>
        </w:rPr>
        <w:t>。</w:t>
      </w:r>
    </w:p>
    <w:p w14:paraId="166F51E7" w14:textId="73EA4BA2" w:rsidR="00837BB4" w:rsidRPr="00957099" w:rsidRDefault="00837BB4" w:rsidP="00E7292E">
      <w:pPr>
        <w:pStyle w:val="a9"/>
        <w:ind w:firstLineChars="100" w:firstLine="210"/>
        <w:rPr>
          <w:rFonts w:ascii="Meiryo UI" w:eastAsia="Meiryo UI" w:hAnsi="Meiryo UI"/>
          <w:kern w:val="0"/>
          <w:sz w:val="21"/>
        </w:rPr>
      </w:pPr>
    </w:p>
    <w:p w14:paraId="346629E5" w14:textId="6E19146C" w:rsidR="00FA425C" w:rsidRPr="001D27A5" w:rsidRDefault="00FA425C" w:rsidP="00FA425C">
      <w:pPr>
        <w:pStyle w:val="20"/>
        <w:rPr>
          <w:rFonts w:ascii="Meiryo UI" w:eastAsia="Meiryo UI" w:hAnsi="Meiryo UI"/>
        </w:rPr>
      </w:pPr>
      <w:r w:rsidRPr="002223D0">
        <w:rPr>
          <w:rFonts w:ascii="Meiryo UI" w:eastAsia="Meiryo UI" w:hAnsi="Meiryo UI" w:hint="eastAsia"/>
        </w:rPr>
        <w:t>1-1　フォトマスクの</w:t>
      </w:r>
      <w:r>
        <w:rPr>
          <w:rFonts w:ascii="Meiryo UI" w:eastAsia="Meiryo UI" w:hAnsi="Meiryo UI" w:hint="eastAsia"/>
        </w:rPr>
        <w:t>製造</w:t>
      </w:r>
      <w:r w:rsidR="007F4499">
        <w:rPr>
          <w:rFonts w:ascii="Meiryo UI" w:eastAsia="Meiryo UI" w:hAnsi="Meiryo UI" w:hint="eastAsia"/>
        </w:rPr>
        <w:t>ライン</w:t>
      </w:r>
    </w:p>
    <w:p w14:paraId="7E64750B" w14:textId="5AD96918" w:rsidR="00837BB4" w:rsidRDefault="00FA425C" w:rsidP="00FA425C">
      <w:pPr>
        <w:pStyle w:val="a9"/>
        <w:rPr>
          <w:rFonts w:ascii="Meiryo UI" w:eastAsia="Meiryo UI" w:hAnsi="Meiryo UI"/>
          <w:kern w:val="0"/>
          <w:sz w:val="21"/>
        </w:rPr>
      </w:pPr>
      <w:r>
        <w:rPr>
          <w:rFonts w:ascii="Meiryo UI" w:eastAsia="Meiryo UI" w:hAnsi="Meiryo UI" w:hint="eastAsia"/>
          <w:kern w:val="0"/>
          <w:sz w:val="21"/>
        </w:rPr>
        <w:t xml:space="preserve">　フォトマスク</w:t>
      </w:r>
      <w:r w:rsidR="00D1698A">
        <w:rPr>
          <w:rFonts w:ascii="Meiryo UI" w:eastAsia="Meiryo UI" w:hAnsi="Meiryo UI" w:hint="eastAsia"/>
          <w:kern w:val="0"/>
          <w:sz w:val="21"/>
        </w:rPr>
        <w:t>は</w:t>
      </w:r>
      <w:r w:rsidR="00234B23">
        <w:rPr>
          <w:rFonts w:ascii="Meiryo UI" w:eastAsia="Meiryo UI" w:hAnsi="Meiryo UI" w:hint="eastAsia"/>
          <w:kern w:val="0"/>
          <w:sz w:val="21"/>
        </w:rPr>
        <w:t>半導体回路の原版に相当</w:t>
      </w:r>
      <w:r w:rsidR="00A364BB">
        <w:rPr>
          <w:rFonts w:ascii="Meiryo UI" w:eastAsia="Meiryo UI" w:hAnsi="Meiryo UI" w:hint="eastAsia"/>
          <w:kern w:val="0"/>
          <w:sz w:val="21"/>
        </w:rPr>
        <w:t>し、透明なガラス基板の上に光を通さない薄膜でパターンが形成された</w:t>
      </w:r>
      <w:r w:rsidR="00D1698A">
        <w:rPr>
          <w:rFonts w:ascii="Meiryo UI" w:eastAsia="Meiryo UI" w:hAnsi="Meiryo UI" w:hint="eastAsia"/>
          <w:kern w:val="0"/>
          <w:sz w:val="21"/>
        </w:rPr>
        <w:t>ものである。</w:t>
      </w:r>
      <w:r w:rsidR="00234B23">
        <w:rPr>
          <w:rFonts w:ascii="Meiryo UI" w:eastAsia="Meiryo UI" w:hAnsi="Meiryo UI" w:hint="eastAsia"/>
          <w:kern w:val="0"/>
          <w:sz w:val="21"/>
        </w:rPr>
        <w:t>パターンをウェハに転写するためには、リソグラフィ技術</w:t>
      </w:r>
      <w:r w:rsidR="00D1698A">
        <w:rPr>
          <w:rStyle w:val="afa"/>
          <w:rFonts w:ascii="Meiryo UI" w:eastAsia="Meiryo UI" w:hAnsi="Meiryo UI"/>
          <w:kern w:val="0"/>
          <w:sz w:val="21"/>
        </w:rPr>
        <w:footnoteReference w:id="1"/>
      </w:r>
      <w:r w:rsidR="00234B23">
        <w:rPr>
          <w:rFonts w:ascii="Meiryo UI" w:eastAsia="Meiryo UI" w:hAnsi="Meiryo UI" w:hint="eastAsia"/>
          <w:kern w:val="0"/>
          <w:sz w:val="21"/>
        </w:rPr>
        <w:t>が使われる。</w:t>
      </w:r>
      <w:r w:rsidR="002D124F">
        <w:rPr>
          <w:rFonts w:ascii="Meiryo UI" w:eastAsia="Meiryo UI" w:hAnsi="Meiryo UI" w:hint="eastAsia"/>
          <w:kern w:val="0"/>
          <w:sz w:val="21"/>
        </w:rPr>
        <w:t>リソグラフィ</w:t>
      </w:r>
      <w:r w:rsidR="0085220A">
        <w:rPr>
          <w:rFonts w:ascii="Meiryo UI" w:eastAsia="Meiryo UI" w:hAnsi="Meiryo UI" w:hint="eastAsia"/>
          <w:kern w:val="0"/>
          <w:sz w:val="21"/>
        </w:rPr>
        <w:t>では</w:t>
      </w:r>
      <w:r w:rsidR="00AF3270">
        <w:rPr>
          <w:rFonts w:ascii="Meiryo UI" w:eastAsia="Meiryo UI" w:hAnsi="Meiryo UI" w:hint="eastAsia"/>
          <w:kern w:val="0"/>
          <w:sz w:val="21"/>
        </w:rPr>
        <w:t>再現性よく</w:t>
      </w:r>
      <w:r w:rsidR="0085220A">
        <w:rPr>
          <w:rFonts w:ascii="Meiryo UI" w:eastAsia="Meiryo UI" w:hAnsi="Meiryo UI" w:hint="eastAsia"/>
          <w:kern w:val="0"/>
          <w:sz w:val="21"/>
        </w:rPr>
        <w:t>パターンが</w:t>
      </w:r>
      <w:r w:rsidR="00AF3270">
        <w:rPr>
          <w:rFonts w:ascii="Meiryo UI" w:eastAsia="Meiryo UI" w:hAnsi="Meiryo UI" w:hint="eastAsia"/>
          <w:kern w:val="0"/>
          <w:sz w:val="21"/>
        </w:rPr>
        <w:t>転写するため、</w:t>
      </w:r>
      <w:r w:rsidR="002D124F">
        <w:rPr>
          <w:rFonts w:ascii="Meiryo UI" w:eastAsia="Meiryo UI" w:hAnsi="Meiryo UI" w:hint="eastAsia"/>
          <w:kern w:val="0"/>
          <w:sz w:val="21"/>
        </w:rPr>
        <w:t>フォトマスク</w:t>
      </w:r>
      <w:r w:rsidR="00AF3270">
        <w:rPr>
          <w:rFonts w:ascii="Meiryo UI" w:eastAsia="Meiryo UI" w:hAnsi="Meiryo UI" w:hint="eastAsia"/>
          <w:kern w:val="0"/>
          <w:sz w:val="21"/>
        </w:rPr>
        <w:t>のパターンは正確に作成する必要がある。</w:t>
      </w:r>
      <w:r w:rsidR="0085220A">
        <w:rPr>
          <w:rFonts w:ascii="Meiryo UI" w:eastAsia="Meiryo UI" w:hAnsi="Meiryo UI" w:hint="eastAsia"/>
          <w:kern w:val="0"/>
          <w:sz w:val="21"/>
        </w:rPr>
        <w:t>フォトマスクの製造フローを図１に示す。</w:t>
      </w:r>
    </w:p>
    <w:p w14:paraId="4BA6D45A" w14:textId="7C7883AA" w:rsidR="0085220A" w:rsidRDefault="00652506" w:rsidP="00652506">
      <w:pPr>
        <w:pStyle w:val="a9"/>
        <w:jc w:val="center"/>
        <w:rPr>
          <w:rFonts w:ascii="Meiryo UI" w:eastAsia="Meiryo UI" w:hAnsi="Meiryo UI"/>
          <w:kern w:val="0"/>
          <w:sz w:val="21"/>
        </w:rPr>
      </w:pPr>
      <w:r>
        <w:rPr>
          <w:noProof/>
        </w:rPr>
        <w:drawing>
          <wp:inline distT="0" distB="0" distL="0" distR="0" wp14:anchorId="366018D4" wp14:editId="0D4D7748">
            <wp:extent cx="5400040" cy="1477010"/>
            <wp:effectExtent l="0" t="0" r="0" b="889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477010"/>
                    </a:xfrm>
                    <a:prstGeom prst="rect">
                      <a:avLst/>
                    </a:prstGeom>
                  </pic:spPr>
                </pic:pic>
              </a:graphicData>
            </a:graphic>
          </wp:inline>
        </w:drawing>
      </w:r>
    </w:p>
    <w:p w14:paraId="174A77C3" w14:textId="68CDBBF5" w:rsidR="0085220A" w:rsidRDefault="0085220A" w:rsidP="00652506">
      <w:pPr>
        <w:pStyle w:val="a9"/>
        <w:jc w:val="center"/>
        <w:rPr>
          <w:rFonts w:ascii="Meiryo UI" w:eastAsia="Meiryo UI" w:hAnsi="Meiryo UI"/>
          <w:kern w:val="0"/>
          <w:sz w:val="21"/>
        </w:rPr>
      </w:pPr>
      <w:r>
        <w:rPr>
          <w:rFonts w:ascii="Meiryo UI" w:eastAsia="Meiryo UI" w:hAnsi="Meiryo UI" w:hint="eastAsia"/>
          <w:kern w:val="0"/>
          <w:sz w:val="21"/>
        </w:rPr>
        <w:t>図１．フォトマスク製造フロー</w:t>
      </w:r>
    </w:p>
    <w:p w14:paraId="2955FB4D" w14:textId="77777777" w:rsidR="0085220A" w:rsidRPr="00AF3270" w:rsidRDefault="0085220A" w:rsidP="00FA425C">
      <w:pPr>
        <w:pStyle w:val="a9"/>
        <w:rPr>
          <w:rFonts w:ascii="Meiryo UI" w:eastAsia="Meiryo UI" w:hAnsi="Meiryo UI"/>
          <w:kern w:val="0"/>
          <w:sz w:val="21"/>
        </w:rPr>
      </w:pPr>
    </w:p>
    <w:p w14:paraId="3258222F" w14:textId="7F0120C3" w:rsidR="00837BB4" w:rsidRPr="0085220A" w:rsidRDefault="00A85783" w:rsidP="00A85783">
      <w:pPr>
        <w:pStyle w:val="a9"/>
        <w:ind w:firstLineChars="100" w:firstLine="210"/>
        <w:rPr>
          <w:rFonts w:ascii="Meiryo UI" w:eastAsia="Meiryo UI" w:hAnsi="Meiryo UI"/>
          <w:kern w:val="0"/>
          <w:sz w:val="21"/>
        </w:rPr>
      </w:pPr>
      <w:r>
        <w:rPr>
          <w:rFonts w:ascii="Meiryo UI" w:eastAsia="Meiryo UI" w:hAnsi="Meiryo UI" w:hint="eastAsia"/>
          <w:kern w:val="0"/>
          <w:sz w:val="21"/>
        </w:rPr>
        <w:t>まず</w:t>
      </w:r>
      <w:r w:rsidR="00652506">
        <w:rPr>
          <w:rFonts w:ascii="Meiryo UI" w:eastAsia="Meiryo UI" w:hAnsi="Meiryo UI" w:hint="eastAsia"/>
          <w:kern w:val="0"/>
          <w:sz w:val="21"/>
        </w:rPr>
        <w:t>設計データをもとに描画データを用</w:t>
      </w:r>
      <w:r w:rsidR="00A364BB">
        <w:rPr>
          <w:rFonts w:ascii="Meiryo UI" w:eastAsia="Meiryo UI" w:hAnsi="Meiryo UI" w:hint="eastAsia"/>
          <w:kern w:val="0"/>
          <w:sz w:val="21"/>
        </w:rPr>
        <w:t>意し、マスク基板にパターンを描画する。次にプロセス処理して</w:t>
      </w:r>
      <w:r w:rsidR="00652506">
        <w:rPr>
          <w:rFonts w:ascii="Meiryo UI" w:eastAsia="Meiryo UI" w:hAnsi="Meiryo UI" w:hint="eastAsia"/>
          <w:kern w:val="0"/>
          <w:sz w:val="21"/>
        </w:rPr>
        <w:t>パターンを</w:t>
      </w:r>
      <w:r w:rsidR="00A364BB">
        <w:rPr>
          <w:rFonts w:ascii="Meiryo UI" w:eastAsia="Meiryo UI" w:hAnsi="Meiryo UI" w:hint="eastAsia"/>
          <w:kern w:val="0"/>
          <w:sz w:val="21"/>
        </w:rPr>
        <w:t>形成する</w:t>
      </w:r>
      <w:r w:rsidR="00CE40A7">
        <w:rPr>
          <w:rFonts w:ascii="Meiryo UI" w:eastAsia="Meiryo UI" w:hAnsi="Meiryo UI" w:hint="eastAsia"/>
          <w:kern w:val="0"/>
          <w:sz w:val="21"/>
        </w:rPr>
        <w:t>。最後に</w:t>
      </w:r>
      <w:r w:rsidR="00652506">
        <w:rPr>
          <w:rFonts w:ascii="Meiryo UI" w:eastAsia="Meiryo UI" w:hAnsi="Meiryo UI" w:hint="eastAsia"/>
          <w:kern w:val="0"/>
          <w:sz w:val="21"/>
        </w:rPr>
        <w:t>検査を行い</w:t>
      </w:r>
      <w:r w:rsidR="00A364BB">
        <w:rPr>
          <w:rFonts w:ascii="Meiryo UI" w:eastAsia="Meiryo UI" w:hAnsi="Meiryo UI" w:hint="eastAsia"/>
          <w:kern w:val="0"/>
          <w:sz w:val="21"/>
        </w:rPr>
        <w:t>、</w:t>
      </w:r>
      <w:r w:rsidR="00CE40A7">
        <w:rPr>
          <w:rFonts w:ascii="Meiryo UI" w:eastAsia="Meiryo UI" w:hAnsi="Meiryo UI" w:hint="eastAsia"/>
          <w:kern w:val="0"/>
          <w:sz w:val="21"/>
        </w:rPr>
        <w:t>良品のフォトマスクが完成品と</w:t>
      </w:r>
      <w:r w:rsidR="00AA018A">
        <w:rPr>
          <w:rFonts w:ascii="Meiryo UI" w:eastAsia="Meiryo UI" w:hAnsi="Meiryo UI" w:hint="eastAsia"/>
          <w:kern w:val="0"/>
          <w:sz w:val="21"/>
        </w:rPr>
        <w:t>して出荷され</w:t>
      </w:r>
      <w:r w:rsidR="00CE40A7">
        <w:rPr>
          <w:rFonts w:ascii="Meiryo UI" w:eastAsia="Meiryo UI" w:hAnsi="Meiryo UI" w:hint="eastAsia"/>
          <w:kern w:val="0"/>
          <w:sz w:val="21"/>
        </w:rPr>
        <w:t>る。</w:t>
      </w:r>
      <w:r w:rsidR="00AA018A">
        <w:rPr>
          <w:rFonts w:ascii="Meiryo UI" w:eastAsia="Meiryo UI" w:hAnsi="Meiryo UI" w:hint="eastAsia"/>
          <w:kern w:val="0"/>
          <w:sz w:val="21"/>
        </w:rPr>
        <w:t>原版であるフォトマスク</w:t>
      </w:r>
      <w:r w:rsidR="001A4F6B">
        <w:rPr>
          <w:rFonts w:ascii="Meiryo UI" w:eastAsia="Meiryo UI" w:hAnsi="Meiryo UI" w:hint="eastAsia"/>
          <w:kern w:val="0"/>
          <w:sz w:val="21"/>
        </w:rPr>
        <w:t>の製造フロー</w:t>
      </w:r>
      <w:r w:rsidR="00AA018A">
        <w:rPr>
          <w:rFonts w:ascii="Meiryo UI" w:eastAsia="Meiryo UI" w:hAnsi="Meiryo UI" w:hint="eastAsia"/>
          <w:kern w:val="0"/>
          <w:sz w:val="21"/>
        </w:rPr>
        <w:t>は品質を保証した生産体制になっていることが特徴である。</w:t>
      </w:r>
      <w:r>
        <w:rPr>
          <w:rFonts w:ascii="Meiryo UI" w:eastAsia="Meiryo UI" w:hAnsi="Meiryo UI" w:hint="eastAsia"/>
          <w:kern w:val="0"/>
          <w:sz w:val="21"/>
        </w:rPr>
        <w:t>品質の悪いフォトマスクが出荷されると、ウェハ</w:t>
      </w:r>
      <w:r w:rsidR="00AA018A">
        <w:rPr>
          <w:rFonts w:ascii="Meiryo UI" w:eastAsia="Meiryo UI" w:hAnsi="Meiryo UI" w:hint="eastAsia"/>
          <w:kern w:val="0"/>
          <w:sz w:val="21"/>
        </w:rPr>
        <w:t>の歩留まりを</w:t>
      </w:r>
      <w:r w:rsidR="00D555D8">
        <w:rPr>
          <w:rFonts w:ascii="Meiryo UI" w:eastAsia="Meiryo UI" w:hAnsi="Meiryo UI" w:hint="eastAsia"/>
          <w:kern w:val="0"/>
          <w:sz w:val="21"/>
        </w:rPr>
        <w:t>落とすことになるため、フォトマスクは要求される品質を満たしつつ</w:t>
      </w:r>
      <w:r>
        <w:rPr>
          <w:rFonts w:ascii="Meiryo UI" w:eastAsia="Meiryo UI" w:hAnsi="Meiryo UI" w:hint="eastAsia"/>
          <w:kern w:val="0"/>
          <w:sz w:val="21"/>
        </w:rPr>
        <w:t>、フォトマスク自体の歩留まりも向上させる必要がある。</w:t>
      </w:r>
    </w:p>
    <w:p w14:paraId="29B3CAD9" w14:textId="7E0AD992" w:rsidR="00AD742A" w:rsidRPr="00D555D8" w:rsidRDefault="003B71F9" w:rsidP="003B71F9">
      <w:pPr>
        <w:tabs>
          <w:tab w:val="left" w:pos="3137"/>
        </w:tabs>
      </w:pPr>
      <w:r>
        <w:tab/>
      </w:r>
    </w:p>
    <w:p w14:paraId="1F7D4FB7" w14:textId="17305D0F" w:rsidR="00AD742A" w:rsidRPr="001D27A5" w:rsidRDefault="00FA425C" w:rsidP="001D27A5">
      <w:pPr>
        <w:pStyle w:val="20"/>
        <w:rPr>
          <w:rFonts w:ascii="Meiryo UI" w:eastAsia="Meiryo UI" w:hAnsi="Meiryo UI"/>
        </w:rPr>
      </w:pPr>
      <w:r>
        <w:rPr>
          <w:rFonts w:ascii="Meiryo UI" w:eastAsia="Meiryo UI" w:hAnsi="Meiryo UI" w:hint="eastAsia"/>
        </w:rPr>
        <w:t>1-2</w:t>
      </w:r>
      <w:r w:rsidR="00AD742A" w:rsidRPr="002223D0">
        <w:rPr>
          <w:rFonts w:ascii="Meiryo UI" w:eastAsia="Meiryo UI" w:hAnsi="Meiryo UI" w:hint="eastAsia"/>
        </w:rPr>
        <w:t xml:space="preserve">　</w:t>
      </w:r>
      <w:r w:rsidR="00403C0A" w:rsidRPr="002223D0">
        <w:rPr>
          <w:rFonts w:ascii="Meiryo UI" w:eastAsia="Meiryo UI" w:hAnsi="Meiryo UI" w:hint="eastAsia"/>
        </w:rPr>
        <w:t>フォトマスクの不良原因</w:t>
      </w:r>
    </w:p>
    <w:p w14:paraId="03E1B6BC" w14:textId="608C695F" w:rsidR="003447C3" w:rsidRDefault="00ED6C69" w:rsidP="00E7292E">
      <w:pPr>
        <w:pStyle w:val="a9"/>
        <w:ind w:firstLineChars="100" w:firstLine="210"/>
        <w:rPr>
          <w:rFonts w:ascii="Meiryo UI" w:eastAsia="Meiryo UI" w:hAnsi="Meiryo UI"/>
          <w:kern w:val="0"/>
          <w:sz w:val="21"/>
        </w:rPr>
      </w:pPr>
      <w:r>
        <w:rPr>
          <w:rFonts w:ascii="Meiryo UI" w:eastAsia="Meiryo UI" w:hAnsi="Meiryo UI" w:hint="eastAsia"/>
          <w:kern w:val="0"/>
          <w:sz w:val="21"/>
        </w:rPr>
        <w:t>フォトマスクに</w:t>
      </w:r>
      <w:r w:rsidR="00957099">
        <w:rPr>
          <w:rFonts w:ascii="Meiryo UI" w:eastAsia="Meiryo UI" w:hAnsi="Meiryo UI" w:hint="eastAsia"/>
          <w:kern w:val="0"/>
          <w:sz w:val="21"/>
        </w:rPr>
        <w:t>要求</w:t>
      </w:r>
      <w:r>
        <w:rPr>
          <w:rFonts w:ascii="Meiryo UI" w:eastAsia="Meiryo UI" w:hAnsi="Meiryo UI" w:hint="eastAsia"/>
          <w:kern w:val="0"/>
          <w:sz w:val="21"/>
        </w:rPr>
        <w:t>される</w:t>
      </w:r>
      <w:r w:rsidR="00A85783">
        <w:rPr>
          <w:rFonts w:ascii="Meiryo UI" w:eastAsia="Meiryo UI" w:hAnsi="Meiryo UI" w:hint="eastAsia"/>
          <w:kern w:val="0"/>
          <w:sz w:val="21"/>
        </w:rPr>
        <w:t>品質</w:t>
      </w:r>
      <w:r w:rsidR="00E7292E">
        <w:rPr>
          <w:rFonts w:ascii="Meiryo UI" w:eastAsia="Meiryo UI" w:hAnsi="Meiryo UI" w:hint="eastAsia"/>
          <w:kern w:val="0"/>
          <w:sz w:val="21"/>
        </w:rPr>
        <w:t>は、半導体メモリの高集積化に伴い、年々厳しくなっている。半導体メモ</w:t>
      </w:r>
      <w:r w:rsidR="00E7292E">
        <w:rPr>
          <w:rFonts w:ascii="Meiryo UI" w:eastAsia="Meiryo UI" w:hAnsi="Meiryo UI" w:hint="eastAsia"/>
          <w:kern w:val="0"/>
          <w:sz w:val="21"/>
        </w:rPr>
        <w:lastRenderedPageBreak/>
        <w:t>リの集積化のベクトルは従来の2次元平面内での微細化の方向から、3次元空間での積層方向へと向きを変えつつある。そのため、</w:t>
      </w:r>
      <w:r>
        <w:rPr>
          <w:rFonts w:ascii="Meiryo UI" w:eastAsia="Meiryo UI" w:hAnsi="Meiryo UI" w:hint="eastAsia"/>
          <w:kern w:val="0"/>
          <w:sz w:val="21"/>
        </w:rPr>
        <w:t>ウェハパターンの寸法精度や</w:t>
      </w:r>
      <w:r w:rsidR="00061428">
        <w:rPr>
          <w:rFonts w:ascii="Meiryo UI" w:eastAsia="Meiryo UI" w:hAnsi="Meiryo UI" w:hint="eastAsia"/>
          <w:kern w:val="0"/>
          <w:sz w:val="21"/>
        </w:rPr>
        <w:t>各レイアウト間の合わせ</w:t>
      </w:r>
      <w:r w:rsidR="00E7292E">
        <w:rPr>
          <w:rFonts w:ascii="Meiryo UI" w:eastAsia="Meiryo UI" w:hAnsi="Meiryo UI" w:hint="eastAsia"/>
          <w:kern w:val="0"/>
          <w:sz w:val="21"/>
        </w:rPr>
        <w:t>精度</w:t>
      </w:r>
      <w:r>
        <w:rPr>
          <w:rFonts w:ascii="Meiryo UI" w:eastAsia="Meiryo UI" w:hAnsi="Meiryo UI" w:hint="eastAsia"/>
          <w:kern w:val="0"/>
          <w:sz w:val="21"/>
        </w:rPr>
        <w:t>は</w:t>
      </w:r>
      <w:r w:rsidR="00A364BB">
        <w:rPr>
          <w:rFonts w:ascii="Meiryo UI" w:eastAsia="Meiryo UI" w:hAnsi="Meiryo UI" w:hint="eastAsia"/>
          <w:kern w:val="0"/>
          <w:sz w:val="21"/>
        </w:rPr>
        <w:t>高精度</w:t>
      </w:r>
      <w:r w:rsidR="003447C3">
        <w:rPr>
          <w:rFonts w:ascii="Meiryo UI" w:eastAsia="Meiryo UI" w:hAnsi="Meiryo UI" w:hint="eastAsia"/>
          <w:kern w:val="0"/>
          <w:sz w:val="21"/>
        </w:rPr>
        <w:t>が</w:t>
      </w:r>
      <w:r w:rsidR="00A364BB">
        <w:rPr>
          <w:rFonts w:ascii="Meiryo UI" w:eastAsia="Meiryo UI" w:hAnsi="Meiryo UI" w:hint="eastAsia"/>
          <w:kern w:val="0"/>
          <w:sz w:val="21"/>
        </w:rPr>
        <w:t>要求され</w:t>
      </w:r>
      <w:r w:rsidR="0031262D">
        <w:rPr>
          <w:rFonts w:ascii="Meiryo UI" w:eastAsia="Meiryo UI" w:hAnsi="Meiryo UI" w:hint="eastAsia"/>
          <w:kern w:val="0"/>
          <w:sz w:val="21"/>
        </w:rPr>
        <w:t>、</w:t>
      </w:r>
      <w:r w:rsidR="00061428">
        <w:rPr>
          <w:rFonts w:ascii="Meiryo UI" w:eastAsia="Meiryo UI" w:hAnsi="Meiryo UI" w:hint="eastAsia"/>
          <w:kern w:val="0"/>
          <w:sz w:val="21"/>
        </w:rPr>
        <w:t>これ伴い</w:t>
      </w:r>
      <w:r>
        <w:rPr>
          <w:rFonts w:ascii="Meiryo UI" w:eastAsia="Meiryo UI" w:hAnsi="Meiryo UI" w:hint="eastAsia"/>
          <w:kern w:val="0"/>
          <w:sz w:val="21"/>
        </w:rPr>
        <w:t>フォトマスクに</w:t>
      </w:r>
      <w:r w:rsidR="003447C3">
        <w:rPr>
          <w:rFonts w:ascii="Meiryo UI" w:eastAsia="Meiryo UI" w:hAnsi="Meiryo UI" w:hint="eastAsia"/>
          <w:kern w:val="0"/>
          <w:sz w:val="21"/>
        </w:rPr>
        <w:t>要求</w:t>
      </w:r>
      <w:r w:rsidR="00A364BB">
        <w:rPr>
          <w:rFonts w:ascii="Meiryo UI" w:eastAsia="Meiryo UI" w:hAnsi="Meiryo UI" w:hint="eastAsia"/>
          <w:kern w:val="0"/>
          <w:sz w:val="21"/>
        </w:rPr>
        <w:t>される品質（精度スペック）</w:t>
      </w:r>
      <w:r w:rsidR="003447C3">
        <w:rPr>
          <w:rFonts w:ascii="Meiryo UI" w:eastAsia="Meiryo UI" w:hAnsi="Meiryo UI" w:hint="eastAsia"/>
          <w:kern w:val="0"/>
          <w:sz w:val="21"/>
        </w:rPr>
        <w:t>も</w:t>
      </w:r>
      <w:r w:rsidR="00061428">
        <w:rPr>
          <w:rFonts w:ascii="Meiryo UI" w:eastAsia="Meiryo UI" w:hAnsi="Meiryo UI" w:hint="eastAsia"/>
          <w:kern w:val="0"/>
          <w:sz w:val="21"/>
        </w:rPr>
        <w:t>高く</w:t>
      </w:r>
      <w:r w:rsidR="003447C3">
        <w:rPr>
          <w:rFonts w:ascii="Meiryo UI" w:eastAsia="Meiryo UI" w:hAnsi="Meiryo UI" w:hint="eastAsia"/>
          <w:kern w:val="0"/>
          <w:sz w:val="21"/>
        </w:rPr>
        <w:t>なっている。</w:t>
      </w:r>
    </w:p>
    <w:p w14:paraId="4736FA60" w14:textId="7574281E" w:rsidR="003447C3" w:rsidRDefault="00062A72" w:rsidP="003447C3">
      <w:pPr>
        <w:pStyle w:val="a9"/>
        <w:ind w:firstLineChars="100" w:firstLine="210"/>
        <w:rPr>
          <w:rFonts w:ascii="Meiryo UI" w:eastAsia="Meiryo UI" w:hAnsi="Meiryo UI"/>
          <w:kern w:val="0"/>
          <w:sz w:val="21"/>
        </w:rPr>
      </w:pPr>
      <w:r>
        <w:rPr>
          <w:rFonts w:ascii="Meiryo UI" w:eastAsia="Meiryo UI" w:hAnsi="Meiryo UI" w:hint="eastAsia"/>
          <w:kern w:val="0"/>
          <w:sz w:val="21"/>
        </w:rPr>
        <w:t>我々が開発に携わっている</w:t>
      </w:r>
      <w:r w:rsidR="003447C3">
        <w:rPr>
          <w:rFonts w:ascii="Meiryo UI" w:eastAsia="Meiryo UI" w:hAnsi="Meiryo UI" w:hint="eastAsia"/>
          <w:kern w:val="0"/>
          <w:sz w:val="21"/>
        </w:rPr>
        <w:t>フォトマスク</w:t>
      </w:r>
      <w:r w:rsidR="003447C3" w:rsidRPr="004E4412">
        <w:rPr>
          <w:rFonts w:ascii="Meiryo UI" w:eastAsia="Meiryo UI" w:hAnsi="Meiryo UI" w:hint="eastAsia"/>
          <w:kern w:val="0"/>
          <w:sz w:val="21"/>
        </w:rPr>
        <w:t>はDTF（</w:t>
      </w:r>
      <w:r w:rsidR="003447C3" w:rsidRPr="00222B2A">
        <w:rPr>
          <w:rFonts w:ascii="Meiryo UI" w:eastAsia="Meiryo UI" w:hAnsi="Meiryo UI"/>
          <w:b/>
          <w:kern w:val="0"/>
          <w:sz w:val="21"/>
          <w:u w:val="single"/>
        </w:rPr>
        <w:t>D</w:t>
      </w:r>
      <w:r w:rsidR="003447C3" w:rsidRPr="004E4412">
        <w:rPr>
          <w:rFonts w:ascii="Meiryo UI" w:eastAsia="Meiryo UI" w:hAnsi="Meiryo UI" w:hint="eastAsia"/>
          <w:kern w:val="0"/>
          <w:sz w:val="21"/>
        </w:rPr>
        <w:t>ainippon</w:t>
      </w:r>
      <w:r w:rsidR="003447C3">
        <w:rPr>
          <w:rFonts w:ascii="Meiryo UI" w:eastAsia="Meiryo UI" w:hAnsi="Meiryo UI" w:hint="eastAsia"/>
          <w:kern w:val="0"/>
          <w:sz w:val="21"/>
        </w:rPr>
        <w:t xml:space="preserve"> </w:t>
      </w:r>
      <w:r w:rsidR="003447C3" w:rsidRPr="00222B2A">
        <w:rPr>
          <w:rFonts w:ascii="Meiryo UI" w:eastAsia="Meiryo UI" w:hAnsi="Meiryo UI"/>
          <w:b/>
          <w:kern w:val="0"/>
          <w:sz w:val="21"/>
          <w:u w:val="single"/>
        </w:rPr>
        <w:t>T</w:t>
      </w:r>
      <w:r w:rsidR="003447C3">
        <w:rPr>
          <w:rFonts w:ascii="Meiryo UI" w:eastAsia="Meiryo UI" w:hAnsi="Meiryo UI" w:hint="eastAsia"/>
          <w:kern w:val="0"/>
          <w:sz w:val="21"/>
        </w:rPr>
        <w:t xml:space="preserve">oshiba </w:t>
      </w:r>
      <w:r w:rsidR="003447C3" w:rsidRPr="00222B2A">
        <w:rPr>
          <w:rFonts w:ascii="Meiryo UI" w:eastAsia="Meiryo UI" w:hAnsi="Meiryo UI"/>
          <w:b/>
          <w:kern w:val="0"/>
          <w:sz w:val="21"/>
          <w:u w:val="single"/>
        </w:rPr>
        <w:t>F</w:t>
      </w:r>
      <w:r w:rsidR="003447C3" w:rsidRPr="004E4412">
        <w:rPr>
          <w:rFonts w:ascii="Meiryo UI" w:eastAsia="Meiryo UI" w:hAnsi="Meiryo UI" w:hint="eastAsia"/>
          <w:kern w:val="0"/>
          <w:sz w:val="21"/>
        </w:rPr>
        <w:t>ine</w:t>
      </w:r>
      <w:r w:rsidR="003447C3">
        <w:rPr>
          <w:rFonts w:ascii="Meiryo UI" w:eastAsia="Meiryo UI" w:hAnsi="Meiryo UI" w:hint="eastAsia"/>
          <w:kern w:val="0"/>
          <w:sz w:val="21"/>
        </w:rPr>
        <w:t xml:space="preserve"> </w:t>
      </w:r>
      <w:r w:rsidR="003447C3" w:rsidRPr="004E4412">
        <w:rPr>
          <w:rFonts w:ascii="Meiryo UI" w:eastAsia="Meiryo UI" w:hAnsi="Meiryo UI" w:hint="eastAsia"/>
          <w:kern w:val="0"/>
          <w:sz w:val="21"/>
        </w:rPr>
        <w:t>Electronics</w:t>
      </w:r>
      <w:r w:rsidR="003447C3">
        <w:rPr>
          <w:rFonts w:ascii="Meiryo UI" w:eastAsia="Meiryo UI" w:hAnsi="Meiryo UI" w:hint="eastAsia"/>
          <w:kern w:val="0"/>
          <w:sz w:val="21"/>
        </w:rPr>
        <w:t>）の川崎の第一製造課と北上の第二製造課にて製造されている</w:t>
      </w:r>
      <w:r w:rsidR="003447C3" w:rsidRPr="004E4412">
        <w:rPr>
          <w:rFonts w:ascii="Meiryo UI" w:eastAsia="Meiryo UI" w:hAnsi="Meiryo UI" w:hint="eastAsia"/>
          <w:kern w:val="0"/>
          <w:sz w:val="21"/>
        </w:rPr>
        <w:t>。</w:t>
      </w:r>
      <w:r w:rsidR="003447C3">
        <w:rPr>
          <w:rFonts w:ascii="Meiryo UI" w:eastAsia="Meiryo UI" w:hAnsi="Meiryo UI" w:hint="eastAsia"/>
          <w:kern w:val="0"/>
          <w:sz w:val="21"/>
        </w:rPr>
        <w:t>各世代のフォトマスクにはリソグラフィ工程における尤度(リソマージン)から計算された精度スペックが定められている。</w:t>
      </w:r>
      <w:r w:rsidR="003447C3" w:rsidRPr="004E4412">
        <w:rPr>
          <w:rFonts w:ascii="Meiryo UI" w:eastAsia="Meiryo UI" w:hAnsi="Meiryo UI" w:hint="eastAsia"/>
          <w:kern w:val="0"/>
          <w:sz w:val="21"/>
        </w:rPr>
        <w:t>2010</w:t>
      </w:r>
      <w:r w:rsidR="003447C3">
        <w:rPr>
          <w:rFonts w:ascii="Meiryo UI" w:eastAsia="Meiryo UI" w:hAnsi="Meiryo UI" w:hint="eastAsia"/>
          <w:kern w:val="0"/>
          <w:sz w:val="21"/>
        </w:rPr>
        <w:t>年から</w:t>
      </w:r>
      <w:r w:rsidR="003447C3" w:rsidRPr="004E4412">
        <w:rPr>
          <w:rFonts w:ascii="Meiryo UI" w:eastAsia="Meiryo UI" w:hAnsi="Meiryo UI" w:hint="eastAsia"/>
          <w:kern w:val="0"/>
          <w:sz w:val="21"/>
        </w:rPr>
        <w:t>2020</w:t>
      </w:r>
      <w:r w:rsidR="003447C3">
        <w:rPr>
          <w:rFonts w:ascii="Meiryo UI" w:eastAsia="Meiryo UI" w:hAnsi="Meiryo UI" w:hint="eastAsia"/>
          <w:kern w:val="0"/>
          <w:sz w:val="21"/>
        </w:rPr>
        <w:t>年にかけて川崎にて製造し</w:t>
      </w:r>
      <w:r w:rsidR="00061428">
        <w:rPr>
          <w:rFonts w:ascii="Meiryo UI" w:eastAsia="Meiryo UI" w:hAnsi="Meiryo UI" w:hint="eastAsia"/>
          <w:kern w:val="0"/>
          <w:sz w:val="21"/>
        </w:rPr>
        <w:t>たフォトマスクのうちスペック未達となった不良品の原因の推移を図２</w:t>
      </w:r>
      <w:r w:rsidR="003447C3">
        <w:rPr>
          <w:rFonts w:ascii="Meiryo UI" w:eastAsia="Meiryo UI" w:hAnsi="Meiryo UI" w:hint="eastAsia"/>
          <w:kern w:val="0"/>
          <w:sz w:val="21"/>
        </w:rPr>
        <w:t>に示</w:t>
      </w:r>
      <w:r w:rsidR="003447C3" w:rsidRPr="004E4412">
        <w:rPr>
          <w:rFonts w:ascii="Meiryo UI" w:eastAsia="Meiryo UI" w:hAnsi="Meiryo UI" w:hint="eastAsia"/>
          <w:kern w:val="0"/>
          <w:sz w:val="21"/>
        </w:rPr>
        <w:t>す。</w:t>
      </w:r>
    </w:p>
    <w:p w14:paraId="232FFE15" w14:textId="77777777" w:rsidR="003447C3" w:rsidRPr="00AA268E" w:rsidRDefault="003447C3" w:rsidP="003447C3">
      <w:pPr>
        <w:pStyle w:val="a9"/>
        <w:ind w:firstLineChars="100" w:firstLine="210"/>
        <w:jc w:val="center"/>
        <w:rPr>
          <w:rFonts w:ascii="Meiryo UI" w:eastAsia="Meiryo UI" w:hAnsi="Meiryo UI"/>
          <w:kern w:val="0"/>
          <w:sz w:val="21"/>
        </w:rPr>
      </w:pPr>
      <w:r>
        <w:rPr>
          <w:rFonts w:ascii="Meiryo UI" w:eastAsia="Meiryo UI" w:hAnsi="Meiryo UI"/>
          <w:noProof/>
          <w:kern w:val="0"/>
          <w:sz w:val="21"/>
        </w:rPr>
        <w:drawing>
          <wp:inline distT="0" distB="0" distL="0" distR="0" wp14:anchorId="694C4795" wp14:editId="2E6316B7">
            <wp:extent cx="4409670" cy="1630876"/>
            <wp:effectExtent l="0" t="0" r="0" b="762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4607" cy="1706670"/>
                    </a:xfrm>
                    <a:prstGeom prst="rect">
                      <a:avLst/>
                    </a:prstGeom>
                    <a:noFill/>
                    <a:ln>
                      <a:noFill/>
                    </a:ln>
                  </pic:spPr>
                </pic:pic>
              </a:graphicData>
            </a:graphic>
          </wp:inline>
        </w:drawing>
      </w:r>
    </w:p>
    <w:p w14:paraId="033330DE" w14:textId="374492CB" w:rsidR="003447C3" w:rsidRPr="00306031" w:rsidRDefault="003447C3" w:rsidP="003447C3">
      <w:pPr>
        <w:pStyle w:val="a9"/>
        <w:ind w:firstLineChars="100" w:firstLine="210"/>
        <w:jc w:val="center"/>
        <w:rPr>
          <w:rFonts w:ascii="Meiryo UI" w:eastAsia="Meiryo UI" w:hAnsi="Meiryo UI"/>
          <w:kern w:val="0"/>
          <w:sz w:val="21"/>
        </w:rPr>
      </w:pPr>
      <w:r>
        <w:rPr>
          <w:rFonts w:ascii="Meiryo UI" w:eastAsia="Meiryo UI" w:hAnsi="Meiryo UI" w:hint="eastAsia"/>
          <w:kern w:val="0"/>
          <w:sz w:val="21"/>
        </w:rPr>
        <w:t>図</w:t>
      </w:r>
      <w:r w:rsidR="00061428">
        <w:rPr>
          <w:rFonts w:ascii="Meiryo UI" w:eastAsia="Meiryo UI" w:hAnsi="Meiryo UI" w:hint="eastAsia"/>
          <w:kern w:val="0"/>
          <w:sz w:val="21"/>
        </w:rPr>
        <w:t>２</w:t>
      </w:r>
      <w:r>
        <w:rPr>
          <w:rFonts w:ascii="Meiryo UI" w:eastAsia="Meiryo UI" w:hAnsi="Meiryo UI" w:hint="eastAsia"/>
          <w:kern w:val="0"/>
          <w:sz w:val="21"/>
        </w:rPr>
        <w:t>．フォトマスク製品の不良原因</w:t>
      </w:r>
    </w:p>
    <w:p w14:paraId="5DE661D4" w14:textId="77777777" w:rsidR="003447C3" w:rsidRDefault="003447C3" w:rsidP="003447C3">
      <w:pPr>
        <w:pStyle w:val="a9"/>
        <w:ind w:firstLineChars="100" w:firstLine="210"/>
        <w:rPr>
          <w:rFonts w:ascii="Meiryo UI" w:eastAsia="Meiryo UI" w:hAnsi="Meiryo UI"/>
          <w:kern w:val="0"/>
          <w:sz w:val="21"/>
        </w:rPr>
      </w:pPr>
    </w:p>
    <w:p w14:paraId="45BBEC56" w14:textId="79891820" w:rsidR="00AD742A" w:rsidRDefault="00061428" w:rsidP="00CD1D87">
      <w:pPr>
        <w:pStyle w:val="a9"/>
        <w:ind w:firstLineChars="100" w:firstLine="210"/>
        <w:rPr>
          <w:rFonts w:ascii="Meiryo UI" w:eastAsia="Meiryo UI" w:hAnsi="Meiryo UI"/>
          <w:kern w:val="0"/>
          <w:sz w:val="21"/>
        </w:rPr>
      </w:pPr>
      <w:r>
        <w:rPr>
          <w:rFonts w:ascii="Meiryo UI" w:eastAsia="Meiryo UI" w:hAnsi="Meiryo UI" w:hint="eastAsia"/>
          <w:kern w:val="0"/>
          <w:sz w:val="21"/>
        </w:rPr>
        <w:t>図２</w:t>
      </w:r>
      <w:r w:rsidR="001A4F6B">
        <w:rPr>
          <w:rFonts w:ascii="Meiryo UI" w:eastAsia="Meiryo UI" w:hAnsi="Meiryo UI" w:hint="eastAsia"/>
          <w:kern w:val="0"/>
          <w:sz w:val="21"/>
        </w:rPr>
        <w:t>から</w:t>
      </w:r>
      <w:r w:rsidR="003447C3">
        <w:rPr>
          <w:rFonts w:ascii="Meiryo UI" w:eastAsia="Meiryo UI" w:hAnsi="Meiryo UI" w:hint="eastAsia"/>
          <w:kern w:val="0"/>
          <w:sz w:val="21"/>
        </w:rPr>
        <w:t>、不良品の原因は年代であまり変化がなく、欠陥が</w:t>
      </w:r>
      <w:r w:rsidR="003447C3" w:rsidRPr="00AA268E">
        <w:rPr>
          <w:rFonts w:ascii="Meiryo UI" w:eastAsia="Meiryo UI" w:hAnsi="Meiryo UI" w:hint="eastAsia"/>
          <w:kern w:val="0"/>
          <w:sz w:val="21"/>
        </w:rPr>
        <w:t>約50%</w:t>
      </w:r>
      <w:r w:rsidR="003447C3">
        <w:rPr>
          <w:rFonts w:ascii="Meiryo UI" w:eastAsia="Meiryo UI" w:hAnsi="Meiryo UI" w:hint="eastAsia"/>
          <w:kern w:val="0"/>
          <w:sz w:val="21"/>
        </w:rPr>
        <w:t>、寸法が</w:t>
      </w:r>
      <w:r w:rsidR="003447C3" w:rsidRPr="00AA268E">
        <w:rPr>
          <w:rFonts w:ascii="Meiryo UI" w:eastAsia="Meiryo UI" w:hAnsi="Meiryo UI" w:hint="eastAsia"/>
          <w:kern w:val="0"/>
          <w:sz w:val="21"/>
        </w:rPr>
        <w:t>約20％</w:t>
      </w:r>
      <w:r w:rsidR="003447C3">
        <w:rPr>
          <w:rFonts w:ascii="Meiryo UI" w:eastAsia="Meiryo UI" w:hAnsi="Meiryo UI" w:hint="eastAsia"/>
          <w:kern w:val="0"/>
          <w:sz w:val="21"/>
        </w:rPr>
        <w:t>の発生率を占めていることが</w:t>
      </w:r>
      <w:r w:rsidR="00957099">
        <w:rPr>
          <w:rFonts w:ascii="Meiryo UI" w:eastAsia="Meiryo UI" w:hAnsi="Meiryo UI" w:hint="eastAsia"/>
          <w:kern w:val="0"/>
          <w:sz w:val="21"/>
        </w:rPr>
        <w:t>確認される</w:t>
      </w:r>
      <w:r w:rsidR="003447C3">
        <w:rPr>
          <w:rFonts w:ascii="Meiryo UI" w:eastAsia="Meiryo UI" w:hAnsi="Meiryo UI" w:hint="eastAsia"/>
          <w:kern w:val="0"/>
          <w:sz w:val="21"/>
        </w:rPr>
        <w:t>。</w:t>
      </w:r>
      <w:r w:rsidR="00310D91">
        <w:rPr>
          <w:rFonts w:ascii="Meiryo UI" w:eastAsia="Meiryo UI" w:hAnsi="Meiryo UI" w:hint="eastAsia"/>
          <w:kern w:val="0"/>
          <w:sz w:val="21"/>
        </w:rPr>
        <w:t>そのため、</w:t>
      </w:r>
      <w:r w:rsidR="003447C3">
        <w:rPr>
          <w:rFonts w:ascii="Meiryo UI" w:eastAsia="Meiryo UI" w:hAnsi="Meiryo UI" w:hint="eastAsia"/>
          <w:kern w:val="0"/>
          <w:sz w:val="21"/>
        </w:rPr>
        <w:t>フォトマスクの歩留まり改善に効果的な対策は、</w:t>
      </w:r>
      <w:r w:rsidR="003447C3" w:rsidRPr="00AA268E">
        <w:rPr>
          <w:rFonts w:ascii="Meiryo UI" w:eastAsia="Meiryo UI" w:hAnsi="Meiryo UI" w:hint="eastAsia"/>
          <w:kern w:val="0"/>
          <w:sz w:val="21"/>
        </w:rPr>
        <w:t>欠陥</w:t>
      </w:r>
      <w:r w:rsidR="003447C3">
        <w:rPr>
          <w:rFonts w:ascii="Meiryo UI" w:eastAsia="Meiryo UI" w:hAnsi="Meiryo UI" w:hint="eastAsia"/>
          <w:kern w:val="0"/>
          <w:sz w:val="21"/>
        </w:rPr>
        <w:t>対策と</w:t>
      </w:r>
      <w:r w:rsidR="003447C3" w:rsidRPr="00AA268E">
        <w:rPr>
          <w:rFonts w:ascii="Meiryo UI" w:eastAsia="Meiryo UI" w:hAnsi="Meiryo UI" w:hint="eastAsia"/>
          <w:kern w:val="0"/>
          <w:sz w:val="21"/>
        </w:rPr>
        <w:t>寸法</w:t>
      </w:r>
      <w:r w:rsidR="003447C3">
        <w:rPr>
          <w:rFonts w:ascii="Meiryo UI" w:eastAsia="Meiryo UI" w:hAnsi="Meiryo UI" w:hint="eastAsia"/>
          <w:kern w:val="0"/>
          <w:sz w:val="21"/>
        </w:rPr>
        <w:t>対策であると</w:t>
      </w:r>
      <w:r w:rsidR="00310D91">
        <w:rPr>
          <w:rFonts w:ascii="Meiryo UI" w:eastAsia="Meiryo UI" w:hAnsi="Meiryo UI" w:hint="eastAsia"/>
          <w:kern w:val="0"/>
          <w:sz w:val="21"/>
        </w:rPr>
        <w:t>考えられ</w:t>
      </w:r>
      <w:r w:rsidR="00957099">
        <w:rPr>
          <w:rFonts w:ascii="Meiryo UI" w:eastAsia="Meiryo UI" w:hAnsi="Meiryo UI" w:hint="eastAsia"/>
          <w:kern w:val="0"/>
          <w:sz w:val="21"/>
        </w:rPr>
        <w:t>る。</w:t>
      </w:r>
      <w:r w:rsidR="00DC0947">
        <w:rPr>
          <w:rFonts w:ascii="Meiryo UI" w:eastAsia="Meiryo UI" w:hAnsi="Meiryo UI" w:hint="eastAsia"/>
          <w:kern w:val="0"/>
        </w:rPr>
        <w:t>本報告では寸法対策に焦点を当て</w:t>
      </w:r>
      <w:r w:rsidR="00ED6C69">
        <w:rPr>
          <w:rFonts w:ascii="Meiryo UI" w:eastAsia="Meiryo UI" w:hAnsi="Meiryo UI" w:hint="eastAsia"/>
          <w:kern w:val="0"/>
        </w:rPr>
        <w:t>ること</w:t>
      </w:r>
      <w:r w:rsidR="00062A72">
        <w:rPr>
          <w:rFonts w:ascii="Meiryo UI" w:eastAsia="Meiryo UI" w:hAnsi="Meiryo UI" w:hint="eastAsia"/>
          <w:kern w:val="0"/>
        </w:rPr>
        <w:t>とした</w:t>
      </w:r>
      <w:r w:rsidR="00310D91">
        <w:rPr>
          <w:rFonts w:ascii="Meiryo UI" w:eastAsia="Meiryo UI" w:hAnsi="Meiryo UI" w:hint="eastAsia"/>
          <w:kern w:val="0"/>
          <w:sz w:val="21"/>
        </w:rPr>
        <w:t>。</w:t>
      </w:r>
    </w:p>
    <w:p w14:paraId="00D9644A" w14:textId="77777777" w:rsidR="00CD1D87" w:rsidRPr="00CD1D87" w:rsidRDefault="00CD1D87" w:rsidP="00CD1D87">
      <w:pPr>
        <w:pStyle w:val="a9"/>
        <w:ind w:firstLineChars="100" w:firstLine="210"/>
        <w:rPr>
          <w:rFonts w:ascii="Meiryo UI" w:eastAsia="Meiryo UI" w:hAnsi="Meiryo UI"/>
          <w:kern w:val="0"/>
          <w:sz w:val="21"/>
        </w:rPr>
      </w:pPr>
    </w:p>
    <w:p w14:paraId="55668525" w14:textId="4A58FE71" w:rsidR="00AD742A" w:rsidRPr="001D27A5" w:rsidRDefault="00FA425C" w:rsidP="001D27A5">
      <w:pPr>
        <w:pStyle w:val="20"/>
        <w:rPr>
          <w:rFonts w:ascii="Meiryo UI" w:eastAsia="Meiryo UI" w:hAnsi="Meiryo UI"/>
          <w:kern w:val="0"/>
        </w:rPr>
      </w:pPr>
      <w:r>
        <w:rPr>
          <w:rFonts w:ascii="Meiryo UI" w:eastAsia="Meiryo UI" w:hAnsi="Meiryo UI" w:hint="eastAsia"/>
        </w:rPr>
        <w:t>1-3</w:t>
      </w:r>
      <w:r w:rsidR="00AD742A" w:rsidRPr="002223D0">
        <w:rPr>
          <w:rFonts w:ascii="Meiryo UI" w:eastAsia="Meiryo UI" w:hAnsi="Meiryo UI" w:hint="eastAsia"/>
        </w:rPr>
        <w:t xml:space="preserve">　</w:t>
      </w:r>
      <w:r w:rsidR="002223D0">
        <w:rPr>
          <w:rFonts w:ascii="Meiryo UI" w:eastAsia="Meiryo UI" w:hAnsi="Meiryo UI" w:hint="eastAsia"/>
        </w:rPr>
        <w:t>フ</w:t>
      </w:r>
      <w:r w:rsidR="002223D0" w:rsidRPr="002223D0">
        <w:rPr>
          <w:rFonts w:ascii="Meiryo UI" w:eastAsia="Meiryo UI" w:hAnsi="Meiryo UI" w:hint="eastAsia"/>
        </w:rPr>
        <w:t>ォトマスク製造における寸法分布予測の課題</w:t>
      </w:r>
    </w:p>
    <w:p w14:paraId="6A43F029" w14:textId="35FA9FFB" w:rsidR="003447C3" w:rsidRDefault="00584615" w:rsidP="003447C3">
      <w:pPr>
        <w:pStyle w:val="a9"/>
        <w:ind w:firstLineChars="100" w:firstLine="210"/>
        <w:rPr>
          <w:rFonts w:ascii="Meiryo UI" w:eastAsia="Meiryo UI" w:hAnsi="Meiryo UI"/>
          <w:kern w:val="0"/>
          <w:sz w:val="21"/>
        </w:rPr>
      </w:pPr>
      <w:r>
        <w:rPr>
          <w:rFonts w:ascii="Meiryo UI" w:eastAsia="Meiryo UI" w:hAnsi="Meiryo UI" w:hint="eastAsia"/>
          <w:kern w:val="0"/>
          <w:sz w:val="21"/>
        </w:rPr>
        <w:t>本検討を進めていくにあたり、まず、</w:t>
      </w:r>
      <w:r w:rsidR="003447C3" w:rsidRPr="00AA268E">
        <w:rPr>
          <w:rFonts w:ascii="Meiryo UI" w:eastAsia="Meiryo UI" w:hAnsi="Meiryo UI" w:hint="eastAsia"/>
          <w:kern w:val="0"/>
          <w:sz w:val="21"/>
        </w:rPr>
        <w:t>フォトマスクの寸法精度</w:t>
      </w:r>
      <w:r w:rsidR="003447C3">
        <w:rPr>
          <w:rFonts w:ascii="Meiryo UI" w:eastAsia="Meiryo UI" w:hAnsi="Meiryo UI" w:hint="eastAsia"/>
          <w:kern w:val="0"/>
          <w:sz w:val="21"/>
        </w:rPr>
        <w:t>の歩留まりが良好でない世代</w:t>
      </w:r>
      <w:r>
        <w:rPr>
          <w:rFonts w:ascii="Meiryo UI" w:eastAsia="Meiryo UI" w:hAnsi="Meiryo UI" w:hint="eastAsia"/>
          <w:kern w:val="0"/>
          <w:sz w:val="21"/>
        </w:rPr>
        <w:t>の</w:t>
      </w:r>
      <w:r w:rsidR="003447C3">
        <w:rPr>
          <w:rFonts w:ascii="Meiryo UI" w:eastAsia="Meiryo UI" w:hAnsi="Meiryo UI" w:hint="eastAsia"/>
          <w:kern w:val="0"/>
          <w:sz w:val="21"/>
        </w:rPr>
        <w:t>調査</w:t>
      </w:r>
      <w:r>
        <w:rPr>
          <w:rFonts w:ascii="Meiryo UI" w:eastAsia="Meiryo UI" w:hAnsi="Meiryo UI" w:hint="eastAsia"/>
          <w:kern w:val="0"/>
          <w:sz w:val="21"/>
        </w:rPr>
        <w:t>を行った</w:t>
      </w:r>
      <w:r w:rsidR="003447C3">
        <w:rPr>
          <w:rFonts w:ascii="Meiryo UI" w:eastAsia="Meiryo UI" w:hAnsi="Meiryo UI" w:hint="eastAsia"/>
          <w:kern w:val="0"/>
          <w:sz w:val="21"/>
        </w:rPr>
        <w:t>。</w:t>
      </w:r>
      <w:r>
        <w:rPr>
          <w:rFonts w:ascii="Meiryo UI" w:eastAsia="Meiryo UI" w:hAnsi="Meiryo UI" w:hint="eastAsia"/>
          <w:kern w:val="0"/>
          <w:sz w:val="21"/>
        </w:rPr>
        <w:t>その結果、</w:t>
      </w:r>
      <w:r w:rsidR="003447C3" w:rsidRPr="00AA268E">
        <w:rPr>
          <w:rFonts w:ascii="Meiryo UI" w:eastAsia="Meiryo UI" w:hAnsi="Meiryo UI" w:hint="eastAsia"/>
          <w:kern w:val="0"/>
          <w:sz w:val="21"/>
        </w:rPr>
        <w:t>北上の</w:t>
      </w:r>
      <w:r w:rsidR="003447C3">
        <w:rPr>
          <w:rFonts w:ascii="Meiryo UI" w:eastAsia="Meiryo UI" w:hAnsi="Meiryo UI" w:hint="eastAsia"/>
          <w:kern w:val="0"/>
          <w:sz w:val="21"/>
        </w:rPr>
        <w:t>製造ラインの</w:t>
      </w:r>
      <w:r w:rsidR="003447C3" w:rsidRPr="00AA268E">
        <w:rPr>
          <w:rFonts w:ascii="Meiryo UI" w:eastAsia="Meiryo UI" w:hAnsi="Meiryo UI" w:hint="eastAsia"/>
          <w:kern w:val="0"/>
          <w:sz w:val="21"/>
        </w:rPr>
        <w:t>Z規格KrF露光マスク</w:t>
      </w:r>
      <w:r w:rsidR="003447C3">
        <w:rPr>
          <w:rFonts w:ascii="Meiryo UI" w:eastAsia="Meiryo UI" w:hAnsi="Meiryo UI" w:hint="eastAsia"/>
          <w:kern w:val="0"/>
          <w:sz w:val="21"/>
        </w:rPr>
        <w:t>の寸法歩留まりが良くないこと</w:t>
      </w:r>
      <w:r>
        <w:rPr>
          <w:rFonts w:ascii="Meiryo UI" w:eastAsia="Meiryo UI" w:hAnsi="Meiryo UI" w:hint="eastAsia"/>
          <w:kern w:val="0"/>
          <w:sz w:val="21"/>
        </w:rPr>
        <w:t>が確認された</w:t>
      </w:r>
      <w:r w:rsidR="003447C3">
        <w:rPr>
          <w:rFonts w:ascii="Meiryo UI" w:eastAsia="Meiryo UI" w:hAnsi="Meiryo UI" w:hint="eastAsia"/>
          <w:kern w:val="0"/>
          <w:sz w:val="21"/>
        </w:rPr>
        <w:t>。該当の</w:t>
      </w:r>
      <w:r w:rsidR="003447C3" w:rsidRPr="00AA268E">
        <w:rPr>
          <w:rFonts w:ascii="Meiryo UI" w:eastAsia="Meiryo UI" w:hAnsi="Meiryo UI" w:hint="eastAsia"/>
          <w:kern w:val="0"/>
          <w:sz w:val="21"/>
        </w:rPr>
        <w:t>寸法精度のトレンドデータ（</w:t>
      </w:r>
      <w:r w:rsidR="003447C3">
        <w:rPr>
          <w:rFonts w:ascii="Meiryo UI" w:eastAsia="Meiryo UI" w:hAnsi="Meiryo UI" w:hint="eastAsia"/>
          <w:kern w:val="0"/>
          <w:sz w:val="21"/>
        </w:rPr>
        <w:t>2021</w:t>
      </w:r>
      <w:r w:rsidR="003447C3" w:rsidRPr="00AA268E">
        <w:rPr>
          <w:rFonts w:ascii="Meiryo UI" w:eastAsia="Meiryo UI" w:hAnsi="Meiryo UI" w:hint="eastAsia"/>
          <w:kern w:val="0"/>
          <w:sz w:val="21"/>
        </w:rPr>
        <w:t>年</w:t>
      </w:r>
      <w:r w:rsidR="003447C3">
        <w:rPr>
          <w:rFonts w:ascii="Meiryo UI" w:eastAsia="Meiryo UI" w:hAnsi="Meiryo UI" w:hint="eastAsia"/>
          <w:kern w:val="0"/>
          <w:sz w:val="21"/>
        </w:rPr>
        <w:t>５</w:t>
      </w:r>
      <w:r w:rsidR="003447C3" w:rsidRPr="00AA268E">
        <w:rPr>
          <w:rFonts w:ascii="Meiryo UI" w:eastAsia="Meiryo UI" w:hAnsi="Meiryo UI" w:hint="eastAsia"/>
          <w:kern w:val="0"/>
          <w:sz w:val="21"/>
        </w:rPr>
        <w:t>月～</w:t>
      </w:r>
      <w:r w:rsidR="003447C3">
        <w:rPr>
          <w:rFonts w:ascii="Meiryo UI" w:eastAsia="Meiryo UI" w:hAnsi="Meiryo UI" w:hint="eastAsia"/>
          <w:kern w:val="0"/>
          <w:sz w:val="21"/>
        </w:rPr>
        <w:t>2022</w:t>
      </w:r>
      <w:r w:rsidR="003447C3" w:rsidRPr="00AA268E">
        <w:rPr>
          <w:rFonts w:ascii="Meiryo UI" w:eastAsia="Meiryo UI" w:hAnsi="Meiryo UI" w:hint="eastAsia"/>
          <w:kern w:val="0"/>
          <w:sz w:val="21"/>
        </w:rPr>
        <w:t>年</w:t>
      </w:r>
      <w:r w:rsidR="003447C3">
        <w:rPr>
          <w:rFonts w:ascii="Meiryo UI" w:eastAsia="Meiryo UI" w:hAnsi="Meiryo UI" w:hint="eastAsia"/>
          <w:kern w:val="0"/>
          <w:sz w:val="21"/>
        </w:rPr>
        <w:t>3</w:t>
      </w:r>
      <w:r w:rsidR="00061428">
        <w:rPr>
          <w:rFonts w:ascii="Meiryo UI" w:eastAsia="Meiryo UI" w:hAnsi="Meiryo UI" w:hint="eastAsia"/>
          <w:kern w:val="0"/>
          <w:sz w:val="21"/>
        </w:rPr>
        <w:t>月）を図３</w:t>
      </w:r>
      <w:r w:rsidR="003447C3">
        <w:rPr>
          <w:rFonts w:ascii="Meiryo UI" w:eastAsia="Meiryo UI" w:hAnsi="Meiryo UI" w:hint="eastAsia"/>
          <w:kern w:val="0"/>
          <w:sz w:val="21"/>
        </w:rPr>
        <w:t>に示す</w:t>
      </w:r>
      <w:r w:rsidR="003447C3" w:rsidRPr="00AA268E">
        <w:rPr>
          <w:rFonts w:ascii="Meiryo UI" w:eastAsia="Meiryo UI" w:hAnsi="Meiryo UI" w:hint="eastAsia"/>
          <w:kern w:val="0"/>
          <w:sz w:val="21"/>
        </w:rPr>
        <w:t>。</w:t>
      </w:r>
    </w:p>
    <w:p w14:paraId="4B614630" w14:textId="77777777" w:rsidR="003447C3" w:rsidRPr="003901CD" w:rsidRDefault="003447C3" w:rsidP="003447C3">
      <w:pPr>
        <w:pStyle w:val="a9"/>
        <w:ind w:firstLineChars="100" w:firstLine="210"/>
        <w:rPr>
          <w:rFonts w:ascii="Meiryo UI" w:eastAsia="Meiryo UI" w:hAnsi="Meiryo UI"/>
          <w:kern w:val="0"/>
          <w:sz w:val="21"/>
        </w:rPr>
      </w:pPr>
    </w:p>
    <w:p w14:paraId="6DCE6B7D" w14:textId="77777777" w:rsidR="003447C3" w:rsidRDefault="003447C3" w:rsidP="003447C3">
      <w:pPr>
        <w:pStyle w:val="a9"/>
        <w:ind w:firstLineChars="100" w:firstLine="200"/>
        <w:jc w:val="center"/>
        <w:rPr>
          <w:rFonts w:ascii="Meiryo UI" w:eastAsia="Meiryo UI" w:hAnsi="Meiryo UI"/>
          <w:kern w:val="0"/>
          <w:sz w:val="21"/>
        </w:rPr>
      </w:pPr>
      <w:r>
        <w:rPr>
          <w:noProof/>
        </w:rPr>
        <w:drawing>
          <wp:inline distT="0" distB="0" distL="0" distR="0" wp14:anchorId="2A6B406D" wp14:editId="6F93562F">
            <wp:extent cx="5400040" cy="1668145"/>
            <wp:effectExtent l="0" t="0" r="0" b="825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668145"/>
                    </a:xfrm>
                    <a:prstGeom prst="rect">
                      <a:avLst/>
                    </a:prstGeom>
                  </pic:spPr>
                </pic:pic>
              </a:graphicData>
            </a:graphic>
          </wp:inline>
        </w:drawing>
      </w:r>
    </w:p>
    <w:p w14:paraId="22FE8243" w14:textId="08308D50" w:rsidR="003447C3" w:rsidRDefault="00061428" w:rsidP="003447C3">
      <w:pPr>
        <w:pStyle w:val="a9"/>
        <w:ind w:firstLineChars="100" w:firstLine="210"/>
        <w:jc w:val="center"/>
        <w:rPr>
          <w:rFonts w:ascii="Meiryo UI" w:eastAsia="Meiryo UI" w:hAnsi="Meiryo UI"/>
          <w:kern w:val="0"/>
          <w:sz w:val="21"/>
        </w:rPr>
      </w:pPr>
      <w:r>
        <w:rPr>
          <w:rFonts w:ascii="Meiryo UI" w:eastAsia="Meiryo UI" w:hAnsi="Meiryo UI" w:hint="eastAsia"/>
          <w:kern w:val="0"/>
          <w:sz w:val="21"/>
        </w:rPr>
        <w:t>図３</w:t>
      </w:r>
      <w:r w:rsidR="003447C3">
        <w:rPr>
          <w:rFonts w:ascii="Meiryo UI" w:eastAsia="Meiryo UI" w:hAnsi="Meiryo UI" w:hint="eastAsia"/>
          <w:kern w:val="0"/>
          <w:sz w:val="21"/>
        </w:rPr>
        <w:t>．北上Z規格KrF露光マスク寸法精度</w:t>
      </w:r>
    </w:p>
    <w:p w14:paraId="1E75C568" w14:textId="77777777" w:rsidR="00AD742A" w:rsidRPr="00061428" w:rsidRDefault="00AD742A" w:rsidP="003447C3">
      <w:pPr>
        <w:pStyle w:val="a9"/>
        <w:ind w:firstLineChars="100" w:firstLine="200"/>
        <w:rPr>
          <w:rFonts w:ascii="Meiryo UI" w:eastAsia="Meiryo UI" w:hAnsi="Meiryo UI"/>
          <w:kern w:val="0"/>
        </w:rPr>
      </w:pPr>
    </w:p>
    <w:p w14:paraId="62132C18" w14:textId="68E25613" w:rsidR="00584615" w:rsidRDefault="003447C3" w:rsidP="003447C3">
      <w:pPr>
        <w:pStyle w:val="a9"/>
        <w:ind w:firstLineChars="100" w:firstLine="200"/>
        <w:rPr>
          <w:rFonts w:ascii="Meiryo UI" w:eastAsia="Meiryo UI" w:hAnsi="Meiryo UI"/>
          <w:kern w:val="0"/>
        </w:rPr>
      </w:pPr>
      <w:r>
        <w:rPr>
          <w:rFonts w:ascii="Meiryo UI" w:eastAsia="Meiryo UI" w:hAnsi="Meiryo UI" w:hint="eastAsia"/>
          <w:kern w:val="0"/>
        </w:rPr>
        <w:lastRenderedPageBreak/>
        <w:t>Z規格とはフォトマスクの規格であり</w:t>
      </w:r>
      <w:r w:rsidRPr="00BC2959">
        <w:rPr>
          <w:rFonts w:ascii="Meiryo UI" w:eastAsia="Meiryo UI" w:hAnsi="Meiryo UI" w:hint="eastAsia"/>
          <w:kern w:val="0"/>
        </w:rPr>
        <w:t>、32nmノード</w:t>
      </w:r>
      <w:r>
        <w:rPr>
          <w:rFonts w:ascii="Meiryo UI" w:eastAsia="Meiryo UI" w:hAnsi="Meiryo UI" w:hint="eastAsia"/>
          <w:kern w:val="0"/>
        </w:rPr>
        <w:t>相当の世代に</w:t>
      </w:r>
      <w:r w:rsidR="00ED6C69">
        <w:rPr>
          <w:rFonts w:ascii="Meiryo UI" w:eastAsia="Meiryo UI" w:hAnsi="Meiryo UI" w:hint="eastAsia"/>
          <w:kern w:val="0"/>
        </w:rPr>
        <w:t>あた</w:t>
      </w:r>
      <w:r w:rsidR="00584615">
        <w:rPr>
          <w:rFonts w:ascii="Meiryo UI" w:eastAsia="Meiryo UI" w:hAnsi="Meiryo UI" w:hint="eastAsia"/>
          <w:kern w:val="0"/>
        </w:rPr>
        <w:t>る</w:t>
      </w:r>
      <w:r w:rsidRPr="00BC2959">
        <w:rPr>
          <w:rFonts w:ascii="Meiryo UI" w:eastAsia="Meiryo UI" w:hAnsi="Meiryo UI" w:hint="eastAsia"/>
          <w:kern w:val="0"/>
        </w:rPr>
        <w:t>。この世代のマスク上のパターン寸法精度はRange(Max-Min)：6nm</w:t>
      </w:r>
      <w:r w:rsidR="00957099">
        <w:rPr>
          <w:rFonts w:ascii="Meiryo UI" w:eastAsia="Meiryo UI" w:hAnsi="Meiryo UI" w:hint="eastAsia"/>
          <w:kern w:val="0"/>
        </w:rPr>
        <w:t>と定められており、図３</w:t>
      </w:r>
      <w:r>
        <w:rPr>
          <w:rFonts w:ascii="Meiryo UI" w:eastAsia="Meiryo UI" w:hAnsi="Meiryo UI" w:hint="eastAsia"/>
          <w:kern w:val="0"/>
        </w:rPr>
        <w:t>のトレンドデータからも</w:t>
      </w:r>
      <w:r w:rsidR="0031262D">
        <w:rPr>
          <w:rFonts w:ascii="Meiryo UI" w:eastAsia="Meiryo UI" w:hAnsi="Meiryo UI" w:hint="eastAsia"/>
          <w:kern w:val="0"/>
        </w:rPr>
        <w:t>スペックを</w:t>
      </w:r>
      <w:r>
        <w:rPr>
          <w:rFonts w:ascii="Meiryo UI" w:eastAsia="Meiryo UI" w:hAnsi="Meiryo UI" w:hint="eastAsia"/>
          <w:kern w:val="0"/>
        </w:rPr>
        <w:t>越えた不良品が散発していることが</w:t>
      </w:r>
      <w:r w:rsidR="00584615">
        <w:rPr>
          <w:rFonts w:ascii="Meiryo UI" w:eastAsia="Meiryo UI" w:hAnsi="Meiryo UI" w:hint="eastAsia"/>
          <w:kern w:val="0"/>
        </w:rPr>
        <w:t>確認された</w:t>
      </w:r>
      <w:r w:rsidRPr="00BC2959">
        <w:rPr>
          <w:rFonts w:ascii="Meiryo UI" w:eastAsia="Meiryo UI" w:hAnsi="Meiryo UI" w:hint="eastAsia"/>
          <w:kern w:val="0"/>
        </w:rPr>
        <w:t>。</w:t>
      </w:r>
      <w:r>
        <w:rPr>
          <w:rFonts w:ascii="Meiryo UI" w:eastAsia="Meiryo UI" w:hAnsi="Meiryo UI" w:hint="eastAsia"/>
          <w:kern w:val="0"/>
        </w:rPr>
        <w:t>工程能力を</w:t>
      </w:r>
      <w:r w:rsidRPr="00BC2959">
        <w:rPr>
          <w:rFonts w:ascii="Meiryo UI" w:eastAsia="Meiryo UI" w:hAnsi="Meiryo UI" w:hint="eastAsia"/>
          <w:kern w:val="0"/>
        </w:rPr>
        <w:t>以下の式</w:t>
      </w:r>
      <w:r w:rsidR="00584615">
        <w:rPr>
          <w:rFonts w:ascii="Meiryo UI" w:eastAsia="Meiryo UI" w:hAnsi="Meiryo UI" w:hint="eastAsia"/>
          <w:kern w:val="0"/>
        </w:rPr>
        <w:t>(1)から計算すると、</w:t>
      </w:r>
      <w:r w:rsidR="00584615" w:rsidRPr="00BC2959">
        <w:rPr>
          <w:rFonts w:ascii="Meiryo UI" w:eastAsia="Meiryo UI" w:hAnsi="Meiryo UI" w:hint="eastAsia"/>
          <w:kern w:val="0"/>
        </w:rPr>
        <w:t>Cpk=0.59（不良率：7.6%</w:t>
      </w:r>
      <w:r w:rsidR="00584615">
        <w:rPr>
          <w:rFonts w:ascii="Meiryo UI" w:eastAsia="Meiryo UI" w:hAnsi="Meiryo UI" w:hint="eastAsia"/>
          <w:kern w:val="0"/>
        </w:rPr>
        <w:t>）となる。</w:t>
      </w:r>
    </w:p>
    <w:p w14:paraId="179A897B" w14:textId="77777777" w:rsidR="00584615" w:rsidRDefault="00584615" w:rsidP="003447C3">
      <w:pPr>
        <w:pStyle w:val="a9"/>
        <w:ind w:firstLineChars="100" w:firstLine="200"/>
        <w:rPr>
          <w:rFonts w:ascii="Meiryo UI" w:eastAsia="Meiryo UI" w:hAnsi="Meiryo UI"/>
          <w:kern w:val="0"/>
        </w:rPr>
      </w:pPr>
    </w:p>
    <w:p w14:paraId="6B7B40E8" w14:textId="06DA48B0" w:rsidR="00061428" w:rsidRPr="00061428" w:rsidRDefault="003447C3" w:rsidP="00061428">
      <w:pPr>
        <w:pStyle w:val="a9"/>
        <w:ind w:firstLineChars="100" w:firstLine="200"/>
        <w:rPr>
          <w:rFonts w:ascii="Meiryo UI" w:eastAsia="Meiryo UI" w:hAnsi="Meiryo UI"/>
          <w:kern w:val="0"/>
        </w:rPr>
      </w:pPr>
      <w:r w:rsidRPr="00BC2959">
        <w:rPr>
          <w:rFonts w:ascii="Meiryo UI" w:eastAsia="Meiryo UI" w:hAnsi="Meiryo UI" w:hint="eastAsia"/>
          <w:kern w:val="0"/>
        </w:rPr>
        <w:t>Cpk＝（上限規格 – 平均値）／（３×標準偏差）</w:t>
      </w:r>
      <w:r w:rsidR="00584615">
        <w:rPr>
          <w:rFonts w:ascii="Meiryo UI" w:eastAsia="Meiryo UI" w:hAnsi="Meiryo UI"/>
          <w:kern w:val="0"/>
        </w:rPr>
        <w:tab/>
      </w:r>
      <w:r w:rsidR="00584615">
        <w:rPr>
          <w:rFonts w:ascii="Meiryo UI" w:eastAsia="Meiryo UI" w:hAnsi="Meiryo UI"/>
          <w:kern w:val="0"/>
        </w:rPr>
        <w:tab/>
      </w:r>
      <w:r w:rsidR="00584615">
        <w:rPr>
          <w:rFonts w:ascii="Meiryo UI" w:eastAsia="Meiryo UI" w:hAnsi="Meiryo UI"/>
          <w:kern w:val="0"/>
        </w:rPr>
        <w:tab/>
      </w:r>
      <w:r w:rsidR="00584615">
        <w:rPr>
          <w:rFonts w:ascii="Meiryo UI" w:eastAsia="Meiryo UI" w:hAnsi="Meiryo UI"/>
          <w:kern w:val="0"/>
        </w:rPr>
        <w:tab/>
        <w:t>(1)</w:t>
      </w:r>
    </w:p>
    <w:p w14:paraId="203DC699" w14:textId="77777777" w:rsidR="00061428" w:rsidRDefault="00061428" w:rsidP="003447C3">
      <w:pPr>
        <w:pStyle w:val="a9"/>
        <w:ind w:firstLineChars="100" w:firstLine="200"/>
        <w:rPr>
          <w:rFonts w:ascii="Meiryo UI" w:eastAsia="Meiryo UI" w:hAnsi="Meiryo UI"/>
          <w:kern w:val="0"/>
        </w:rPr>
      </w:pPr>
    </w:p>
    <w:p w14:paraId="2D078B22" w14:textId="32CC9D9D" w:rsidR="00CD1D87" w:rsidRDefault="00584615" w:rsidP="003447C3">
      <w:pPr>
        <w:pStyle w:val="a9"/>
        <w:ind w:firstLineChars="100" w:firstLine="200"/>
        <w:rPr>
          <w:rFonts w:ascii="Meiryo UI" w:eastAsia="Meiryo UI" w:hAnsi="Meiryo UI"/>
          <w:kern w:val="0"/>
        </w:rPr>
      </w:pPr>
      <w:r>
        <w:rPr>
          <w:rFonts w:ascii="Meiryo UI" w:eastAsia="Meiryo UI" w:hAnsi="Meiryo UI" w:hint="eastAsia"/>
          <w:kern w:val="0"/>
        </w:rPr>
        <w:t>このような不良率の高さは、</w:t>
      </w:r>
      <w:r w:rsidR="00ED6C69">
        <w:rPr>
          <w:rFonts w:ascii="Meiryo UI" w:eastAsia="Meiryo UI" w:hAnsi="Meiryo UI" w:hint="eastAsia"/>
          <w:kern w:val="0"/>
        </w:rPr>
        <w:t>フォトマスク製造において</w:t>
      </w:r>
      <w:r w:rsidR="0031262D">
        <w:rPr>
          <w:rFonts w:ascii="Meiryo UI" w:eastAsia="Meiryo UI" w:hAnsi="Meiryo UI" w:hint="eastAsia"/>
          <w:kern w:val="0"/>
        </w:rPr>
        <w:t>パターンレイアウトを描画する描画装置の</w:t>
      </w:r>
      <w:r>
        <w:rPr>
          <w:rFonts w:ascii="Meiryo UI" w:eastAsia="Meiryo UI" w:hAnsi="Meiryo UI" w:hint="eastAsia"/>
          <w:kern w:val="0"/>
        </w:rPr>
        <w:t>寸法補正の</w:t>
      </w:r>
      <w:r w:rsidR="005525E3">
        <w:rPr>
          <w:rFonts w:ascii="Meiryo UI" w:eastAsia="Meiryo UI" w:hAnsi="Meiryo UI" w:hint="eastAsia"/>
          <w:kern w:val="0"/>
        </w:rPr>
        <w:t>予測</w:t>
      </w:r>
      <w:r>
        <w:rPr>
          <w:rFonts w:ascii="Meiryo UI" w:eastAsia="Meiryo UI" w:hAnsi="Meiryo UI" w:hint="eastAsia"/>
          <w:kern w:val="0"/>
        </w:rPr>
        <w:t>精度が低いことに起因すると考えられる。</w:t>
      </w:r>
      <w:r w:rsidR="00E84B19">
        <w:rPr>
          <w:rFonts w:ascii="Meiryo UI" w:eastAsia="Meiryo UI" w:hAnsi="Meiryo UI" w:hint="eastAsia"/>
          <w:kern w:val="0"/>
        </w:rPr>
        <w:t>フォトマスクの</w:t>
      </w:r>
      <w:r w:rsidR="00061428">
        <w:rPr>
          <w:rFonts w:ascii="Meiryo UI" w:eastAsia="Meiryo UI" w:hAnsi="Meiryo UI" w:hint="eastAsia"/>
          <w:kern w:val="0"/>
        </w:rPr>
        <w:t>寸法精度</w:t>
      </w:r>
      <w:r w:rsidR="00ED6C69">
        <w:rPr>
          <w:rFonts w:ascii="Meiryo UI" w:eastAsia="Meiryo UI" w:hAnsi="Meiryo UI" w:hint="eastAsia"/>
          <w:kern w:val="0"/>
        </w:rPr>
        <w:t>コントロール手順</w:t>
      </w:r>
      <w:r w:rsidR="00061428">
        <w:rPr>
          <w:rFonts w:ascii="Meiryo UI" w:eastAsia="Meiryo UI" w:hAnsi="Meiryo UI" w:hint="eastAsia"/>
          <w:kern w:val="0"/>
        </w:rPr>
        <w:t>を図４</w:t>
      </w:r>
      <w:r w:rsidR="00E84B19">
        <w:rPr>
          <w:rFonts w:ascii="Meiryo UI" w:eastAsia="Meiryo UI" w:hAnsi="Meiryo UI" w:hint="eastAsia"/>
          <w:kern w:val="0"/>
        </w:rPr>
        <w:t>に示す。</w:t>
      </w:r>
    </w:p>
    <w:p w14:paraId="266AA096" w14:textId="77777777" w:rsidR="00D766F8" w:rsidRDefault="00D766F8" w:rsidP="003447C3">
      <w:pPr>
        <w:pStyle w:val="a9"/>
        <w:ind w:firstLineChars="100" w:firstLine="200"/>
        <w:rPr>
          <w:rFonts w:ascii="Meiryo UI" w:eastAsia="Meiryo UI" w:hAnsi="Meiryo UI"/>
          <w:kern w:val="0"/>
        </w:rPr>
      </w:pPr>
    </w:p>
    <w:p w14:paraId="5C00F7B5" w14:textId="5C774B1F" w:rsidR="00CD1D87" w:rsidRDefault="00D766F8" w:rsidP="00CD1D87">
      <w:pPr>
        <w:pStyle w:val="a9"/>
        <w:ind w:firstLineChars="100" w:firstLine="200"/>
        <w:jc w:val="center"/>
        <w:rPr>
          <w:rFonts w:ascii="Meiryo UI" w:eastAsia="Meiryo UI" w:hAnsi="Meiryo UI"/>
          <w:kern w:val="0"/>
        </w:rPr>
      </w:pPr>
      <w:r>
        <w:rPr>
          <w:noProof/>
        </w:rPr>
        <w:drawing>
          <wp:inline distT="0" distB="0" distL="0" distR="0" wp14:anchorId="6789C032" wp14:editId="0D1C8642">
            <wp:extent cx="5400040" cy="2258060"/>
            <wp:effectExtent l="0" t="0" r="0" b="889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258060"/>
                    </a:xfrm>
                    <a:prstGeom prst="rect">
                      <a:avLst/>
                    </a:prstGeom>
                  </pic:spPr>
                </pic:pic>
              </a:graphicData>
            </a:graphic>
          </wp:inline>
        </w:drawing>
      </w:r>
    </w:p>
    <w:p w14:paraId="2C2BBC89" w14:textId="06553718" w:rsidR="00CD1D87" w:rsidRDefault="00061428" w:rsidP="00CD1D87">
      <w:pPr>
        <w:pStyle w:val="a9"/>
        <w:ind w:firstLineChars="100" w:firstLine="200"/>
        <w:jc w:val="center"/>
        <w:rPr>
          <w:rFonts w:ascii="Meiryo UI" w:eastAsia="Meiryo UI" w:hAnsi="Meiryo UI"/>
          <w:kern w:val="0"/>
        </w:rPr>
      </w:pPr>
      <w:r>
        <w:rPr>
          <w:rFonts w:ascii="Meiryo UI" w:eastAsia="Meiryo UI" w:hAnsi="Meiryo UI" w:hint="eastAsia"/>
          <w:kern w:val="0"/>
        </w:rPr>
        <w:t>図４</w:t>
      </w:r>
      <w:r w:rsidR="00CD1D87">
        <w:rPr>
          <w:rFonts w:ascii="Meiryo UI" w:eastAsia="Meiryo UI" w:hAnsi="Meiryo UI" w:hint="eastAsia"/>
          <w:kern w:val="0"/>
        </w:rPr>
        <w:t>．フォトマスクの</w:t>
      </w:r>
      <w:r w:rsidR="00ED6C69">
        <w:rPr>
          <w:rFonts w:ascii="Meiryo UI" w:eastAsia="Meiryo UI" w:hAnsi="Meiryo UI" w:hint="eastAsia"/>
          <w:kern w:val="0"/>
        </w:rPr>
        <w:t>寸法精度コントロール手順</w:t>
      </w:r>
    </w:p>
    <w:p w14:paraId="3C2D5D1E" w14:textId="77777777" w:rsidR="00CD1D87" w:rsidRPr="00CD1D87" w:rsidRDefault="00CD1D87" w:rsidP="003447C3">
      <w:pPr>
        <w:pStyle w:val="a9"/>
        <w:ind w:firstLineChars="100" w:firstLine="200"/>
        <w:rPr>
          <w:rFonts w:ascii="Meiryo UI" w:eastAsia="Meiryo UI" w:hAnsi="Meiryo UI"/>
          <w:kern w:val="0"/>
        </w:rPr>
      </w:pPr>
    </w:p>
    <w:p w14:paraId="7DDFF879" w14:textId="647666E5" w:rsidR="002D6FA7" w:rsidRDefault="00D766F8" w:rsidP="00D766F8">
      <w:pPr>
        <w:pStyle w:val="a9"/>
        <w:ind w:firstLineChars="100" w:firstLine="200"/>
        <w:rPr>
          <w:rFonts w:ascii="Meiryo UI" w:eastAsia="Meiryo UI" w:hAnsi="Meiryo UI"/>
          <w:kern w:val="0"/>
        </w:rPr>
      </w:pPr>
      <w:r>
        <w:rPr>
          <w:rFonts w:ascii="Meiryo UI" w:eastAsia="Meiryo UI" w:hAnsi="Meiryo UI" w:hint="eastAsia"/>
          <w:kern w:val="0"/>
        </w:rPr>
        <w:t>図４左はフォトマスクの寸法制御に関連する</w:t>
      </w:r>
      <w:r w:rsidR="00ED6C69">
        <w:rPr>
          <w:rFonts w:ascii="Meiryo UI" w:eastAsia="Meiryo UI" w:hAnsi="Meiryo UI" w:hint="eastAsia"/>
          <w:kern w:val="0"/>
        </w:rPr>
        <w:t>製造フロー</w:t>
      </w:r>
      <w:r>
        <w:rPr>
          <w:rFonts w:ascii="Meiryo UI" w:eastAsia="Meiryo UI" w:hAnsi="Meiryo UI" w:hint="eastAsia"/>
          <w:kern w:val="0"/>
        </w:rPr>
        <w:t>を示している</w:t>
      </w:r>
      <w:r w:rsidR="00E84B19">
        <w:rPr>
          <w:rFonts w:ascii="Meiryo UI" w:eastAsia="Meiryo UI" w:hAnsi="Meiryo UI" w:hint="eastAsia"/>
          <w:kern w:val="0"/>
        </w:rPr>
        <w:t>。</w:t>
      </w:r>
      <w:r w:rsidR="00584615">
        <w:rPr>
          <w:rFonts w:ascii="Meiryo UI" w:eastAsia="Meiryo UI" w:hAnsi="Meiryo UI" w:hint="eastAsia"/>
          <w:kern w:val="0"/>
        </w:rPr>
        <w:t>フォトマスクの寸法は、</w:t>
      </w:r>
      <w:r w:rsidR="0031262D">
        <w:rPr>
          <w:rFonts w:ascii="Meiryo UI" w:eastAsia="Meiryo UI" w:hAnsi="Meiryo UI" w:hint="eastAsia"/>
          <w:kern w:val="0"/>
        </w:rPr>
        <w:t>主に、描画工程</w:t>
      </w:r>
      <w:r w:rsidR="00584615">
        <w:rPr>
          <w:rFonts w:ascii="Meiryo UI" w:eastAsia="Meiryo UI" w:hAnsi="Meiryo UI" w:hint="eastAsia"/>
          <w:kern w:val="0"/>
        </w:rPr>
        <w:t>、現像</w:t>
      </w:r>
      <w:r w:rsidR="0031262D">
        <w:rPr>
          <w:rFonts w:ascii="Meiryo UI" w:eastAsia="Meiryo UI" w:hAnsi="Meiryo UI" w:hint="eastAsia"/>
          <w:kern w:val="0"/>
        </w:rPr>
        <w:t>工程</w:t>
      </w:r>
      <w:r w:rsidR="00584615">
        <w:rPr>
          <w:rFonts w:ascii="Meiryo UI" w:eastAsia="Meiryo UI" w:hAnsi="Meiryo UI" w:hint="eastAsia"/>
          <w:kern w:val="0"/>
        </w:rPr>
        <w:t>、エッチング工程によ</w:t>
      </w:r>
      <w:r>
        <w:rPr>
          <w:rFonts w:ascii="Meiryo UI" w:eastAsia="Meiryo UI" w:hAnsi="Meiryo UI" w:hint="eastAsia"/>
          <w:kern w:val="0"/>
        </w:rPr>
        <w:t>り決定づけられる</w:t>
      </w:r>
      <w:r w:rsidR="00584615">
        <w:rPr>
          <w:rFonts w:ascii="Meiryo UI" w:eastAsia="Meiryo UI" w:hAnsi="Meiryo UI" w:hint="eastAsia"/>
          <w:kern w:val="0"/>
        </w:rPr>
        <w:t>ものであるが、その中でも、描画装置</w:t>
      </w:r>
      <w:r w:rsidR="00981FD4">
        <w:rPr>
          <w:rFonts w:ascii="Meiryo UI" w:eastAsia="Meiryo UI" w:hAnsi="Meiryo UI" w:hint="eastAsia"/>
          <w:kern w:val="0"/>
        </w:rPr>
        <w:t>は露光量で寸法調整が可能な装置である</w:t>
      </w:r>
      <w:r w:rsidR="00584615" w:rsidRPr="002223D0">
        <w:rPr>
          <w:rFonts w:ascii="Meiryo UI" w:eastAsia="Meiryo UI" w:hAnsi="Meiryo UI" w:hint="eastAsia"/>
          <w:kern w:val="0"/>
        </w:rPr>
        <w:t>。</w:t>
      </w:r>
    </w:p>
    <w:p w14:paraId="75E19AFE" w14:textId="5BD743A0" w:rsidR="001A6171" w:rsidRDefault="00584615" w:rsidP="002D6FA7">
      <w:pPr>
        <w:pStyle w:val="a9"/>
        <w:ind w:firstLineChars="100" w:firstLine="200"/>
        <w:rPr>
          <w:rFonts w:ascii="Meiryo UI" w:eastAsia="Meiryo UI" w:hAnsi="Meiryo UI"/>
          <w:kern w:val="0"/>
        </w:rPr>
      </w:pPr>
      <w:r w:rsidRPr="002223D0">
        <w:rPr>
          <w:rFonts w:ascii="Meiryo UI" w:eastAsia="Meiryo UI" w:hAnsi="Meiryo UI" w:hint="eastAsia"/>
          <w:kern w:val="0"/>
        </w:rPr>
        <w:t>現状の運用</w:t>
      </w:r>
      <w:r w:rsidR="00ED6C69">
        <w:rPr>
          <w:rFonts w:ascii="Meiryo UI" w:eastAsia="Meiryo UI" w:hAnsi="Meiryo UI" w:hint="eastAsia"/>
          <w:kern w:val="0"/>
        </w:rPr>
        <w:t>の手順について</w:t>
      </w:r>
      <w:r w:rsidR="001A6171">
        <w:rPr>
          <w:rFonts w:ascii="Meiryo UI" w:eastAsia="Meiryo UI" w:hAnsi="Meiryo UI" w:hint="eastAsia"/>
          <w:kern w:val="0"/>
        </w:rPr>
        <w:t>説明する。</w:t>
      </w:r>
      <w:r w:rsidR="007F4499">
        <w:rPr>
          <w:rFonts w:ascii="Meiryo UI" w:eastAsia="Meiryo UI" w:hAnsi="Meiryo UI" w:hint="eastAsia"/>
          <w:kern w:val="0"/>
        </w:rPr>
        <w:t>新たにフォトマスクを作成する際には</w:t>
      </w:r>
      <w:r w:rsidR="005251A5" w:rsidRPr="002223D0">
        <w:rPr>
          <w:rFonts w:ascii="Meiryo UI" w:eastAsia="Meiryo UI" w:hAnsi="Meiryo UI" w:hint="eastAsia"/>
          <w:kern w:val="0"/>
        </w:rPr>
        <w:t>、</w:t>
      </w:r>
      <w:r w:rsidR="00957099">
        <w:rPr>
          <w:rFonts w:ascii="Meiryo UI" w:eastAsia="Meiryo UI" w:hAnsi="Meiryo UI" w:hint="eastAsia"/>
          <w:kern w:val="0"/>
        </w:rPr>
        <w:t>まず、その世代を代表するモチーフマスクを作成して寸法評価</w:t>
      </w:r>
      <w:r w:rsidR="00ED6C69">
        <w:rPr>
          <w:rFonts w:ascii="Meiryo UI" w:eastAsia="Meiryo UI" w:hAnsi="Meiryo UI" w:hint="eastAsia"/>
          <w:kern w:val="0"/>
        </w:rPr>
        <w:t>を</w:t>
      </w:r>
      <w:r w:rsidR="001A6171">
        <w:rPr>
          <w:rFonts w:ascii="Meiryo UI" w:eastAsia="Meiryo UI" w:hAnsi="Meiryo UI" w:hint="eastAsia"/>
          <w:kern w:val="0"/>
        </w:rPr>
        <w:t>しておくか、</w:t>
      </w:r>
      <w:r w:rsidR="0031262D" w:rsidRPr="002223D0">
        <w:rPr>
          <w:rFonts w:ascii="Meiryo UI" w:eastAsia="Meiryo UI" w:hAnsi="Meiryo UI" w:hint="eastAsia"/>
          <w:kern w:val="0"/>
        </w:rPr>
        <w:t>過去の</w:t>
      </w:r>
      <w:r w:rsidR="00981FD4" w:rsidRPr="002223D0">
        <w:rPr>
          <w:rFonts w:ascii="Meiryo UI" w:eastAsia="Meiryo UI" w:hAnsi="Meiryo UI" w:hint="eastAsia"/>
          <w:kern w:val="0"/>
        </w:rPr>
        <w:t>製品</w:t>
      </w:r>
      <w:r w:rsidR="0031262D" w:rsidRPr="002223D0">
        <w:rPr>
          <w:rFonts w:ascii="Meiryo UI" w:eastAsia="Meiryo UI" w:hAnsi="Meiryo UI" w:hint="eastAsia"/>
          <w:kern w:val="0"/>
        </w:rPr>
        <w:t>結果から</w:t>
      </w:r>
      <w:r w:rsidR="005251A5" w:rsidRPr="002223D0">
        <w:rPr>
          <w:rFonts w:ascii="Meiryo UI" w:eastAsia="Meiryo UI" w:hAnsi="Meiryo UI" w:hint="eastAsia"/>
          <w:kern w:val="0"/>
        </w:rPr>
        <w:t>類似の</w:t>
      </w:r>
      <w:r w:rsidR="00C2703C" w:rsidRPr="002223D0">
        <w:rPr>
          <w:rFonts w:ascii="Meiryo UI" w:eastAsia="Meiryo UI" w:hAnsi="Meiryo UI" w:hint="eastAsia"/>
          <w:kern w:val="0"/>
        </w:rPr>
        <w:t>フォトマスク</w:t>
      </w:r>
      <w:r w:rsidR="001A6171">
        <w:rPr>
          <w:rFonts w:ascii="Meiryo UI" w:eastAsia="Meiryo UI" w:hAnsi="Meiryo UI" w:hint="eastAsia"/>
          <w:kern w:val="0"/>
        </w:rPr>
        <w:t>を検索して</w:t>
      </w:r>
      <w:r w:rsidR="00ED6C69">
        <w:rPr>
          <w:rFonts w:ascii="Meiryo UI" w:eastAsia="Meiryo UI" w:hAnsi="Meiryo UI" w:hint="eastAsia"/>
          <w:kern w:val="0"/>
        </w:rPr>
        <w:t>その寸法分布</w:t>
      </w:r>
      <w:r w:rsidR="005251A5" w:rsidRPr="002223D0">
        <w:rPr>
          <w:rFonts w:ascii="Meiryo UI" w:eastAsia="Meiryo UI" w:hAnsi="Meiryo UI" w:hint="eastAsia"/>
          <w:kern w:val="0"/>
        </w:rPr>
        <w:t>を</w:t>
      </w:r>
      <w:r w:rsidR="001A6171">
        <w:rPr>
          <w:rFonts w:ascii="Meiryo UI" w:eastAsia="Meiryo UI" w:hAnsi="Meiryo UI" w:hint="eastAsia"/>
          <w:kern w:val="0"/>
        </w:rPr>
        <w:t>入手する。得られた寸法分布を補正するように露光量を調整するレシピを</w:t>
      </w:r>
      <w:r w:rsidR="005915F3">
        <w:rPr>
          <w:rFonts w:ascii="Meiryo UI" w:eastAsia="Meiryo UI" w:hAnsi="Meiryo UI" w:hint="eastAsia"/>
          <w:kern w:val="0"/>
        </w:rPr>
        <w:t>描画装置に</w:t>
      </w:r>
      <w:r w:rsidR="001A6171">
        <w:rPr>
          <w:rFonts w:ascii="Meiryo UI" w:eastAsia="Meiryo UI" w:hAnsi="Meiryo UI" w:hint="eastAsia"/>
          <w:kern w:val="0"/>
        </w:rPr>
        <w:t>設定する。事前に予測した寸法分布が合っている場合</w:t>
      </w:r>
      <w:r w:rsidR="00957099">
        <w:rPr>
          <w:rFonts w:ascii="Meiryo UI" w:eastAsia="Meiryo UI" w:hAnsi="Meiryo UI" w:hint="eastAsia"/>
          <w:kern w:val="0"/>
        </w:rPr>
        <w:t>に</w:t>
      </w:r>
      <w:r w:rsidR="001A6171">
        <w:rPr>
          <w:rFonts w:ascii="Meiryo UI" w:eastAsia="Meiryo UI" w:hAnsi="Meiryo UI" w:hint="eastAsia"/>
          <w:kern w:val="0"/>
        </w:rPr>
        <w:t>は、フォトマスクの寸法は正しく補正されて面内の寸法分布は均一になる。</w:t>
      </w:r>
    </w:p>
    <w:p w14:paraId="0F0F076B" w14:textId="583FFD56" w:rsidR="005251A5" w:rsidRPr="00957099" w:rsidRDefault="00957099" w:rsidP="00957099">
      <w:pPr>
        <w:pStyle w:val="a9"/>
        <w:ind w:firstLineChars="100" w:firstLine="200"/>
        <w:rPr>
          <w:rFonts w:ascii="Meiryo UI" w:eastAsia="Meiryo UI" w:hAnsi="Meiryo UI"/>
          <w:kern w:val="0"/>
        </w:rPr>
      </w:pPr>
      <w:r>
        <w:rPr>
          <w:rFonts w:ascii="Meiryo UI" w:eastAsia="Meiryo UI" w:hAnsi="Meiryo UI" w:hint="eastAsia"/>
          <w:kern w:val="0"/>
        </w:rPr>
        <w:t>この寸法分布を予測する手順には</w:t>
      </w:r>
      <w:r w:rsidR="00841587">
        <w:rPr>
          <w:rFonts w:ascii="Meiryo UI" w:eastAsia="Meiryo UI" w:hAnsi="Meiryo UI" w:hint="eastAsia"/>
          <w:kern w:val="0"/>
        </w:rPr>
        <w:t>２</w:t>
      </w:r>
      <w:r w:rsidR="005915F3">
        <w:rPr>
          <w:rFonts w:ascii="Meiryo UI" w:eastAsia="Meiryo UI" w:hAnsi="Meiryo UI" w:hint="eastAsia"/>
          <w:kern w:val="0"/>
        </w:rPr>
        <w:t>つの問題点がある。一つ</w:t>
      </w:r>
      <w:r w:rsidR="002F2480">
        <w:rPr>
          <w:rFonts w:ascii="Meiryo UI" w:eastAsia="Meiryo UI" w:hAnsi="Meiryo UI" w:hint="eastAsia"/>
          <w:kern w:val="0"/>
        </w:rPr>
        <w:t>は類似したフォトマスクを検索するところ</w:t>
      </w:r>
      <w:r w:rsidR="00841587">
        <w:rPr>
          <w:rFonts w:ascii="Meiryo UI" w:eastAsia="Meiryo UI" w:hAnsi="Meiryo UI" w:hint="eastAsia"/>
          <w:kern w:val="0"/>
        </w:rPr>
        <w:t>である。</w:t>
      </w:r>
      <w:r w:rsidR="005251A5" w:rsidRPr="002223D0">
        <w:rPr>
          <w:rFonts w:ascii="Meiryo UI" w:eastAsia="Meiryo UI" w:hAnsi="Meiryo UI" w:hint="eastAsia"/>
          <w:kern w:val="0"/>
        </w:rPr>
        <w:t>フォトマスクは少量多品種</w:t>
      </w:r>
      <w:r w:rsidR="00841587">
        <w:rPr>
          <w:rFonts w:ascii="Meiryo UI" w:eastAsia="Meiryo UI" w:hAnsi="Meiryo UI" w:hint="eastAsia"/>
          <w:kern w:val="0"/>
        </w:rPr>
        <w:t>であるため、</w:t>
      </w:r>
      <w:r w:rsidR="005251A5" w:rsidRPr="002223D0">
        <w:rPr>
          <w:rFonts w:ascii="Meiryo UI" w:eastAsia="Meiryo UI" w:hAnsi="Meiryo UI" w:hint="eastAsia"/>
          <w:kern w:val="0"/>
        </w:rPr>
        <w:t>同一の</w:t>
      </w:r>
      <w:r w:rsidR="00841587">
        <w:rPr>
          <w:rFonts w:ascii="Meiryo UI" w:eastAsia="Meiryo UI" w:hAnsi="Meiryo UI" w:hint="eastAsia"/>
          <w:kern w:val="0"/>
        </w:rPr>
        <w:t>マスクレイアウト</w:t>
      </w:r>
      <w:r w:rsidR="002F2480">
        <w:rPr>
          <w:rFonts w:ascii="Meiryo UI" w:eastAsia="Meiryo UI" w:hAnsi="Meiryo UI" w:hint="eastAsia"/>
          <w:kern w:val="0"/>
        </w:rPr>
        <w:t>が再生産されることは</w:t>
      </w:r>
      <w:r w:rsidR="005525E3">
        <w:rPr>
          <w:rFonts w:ascii="Meiryo UI" w:eastAsia="Meiryo UI" w:hAnsi="Meiryo UI" w:hint="eastAsia"/>
          <w:kern w:val="0"/>
        </w:rPr>
        <w:t>ほとんどなく、</w:t>
      </w:r>
      <w:r w:rsidR="00841587">
        <w:rPr>
          <w:rFonts w:ascii="Meiryo UI" w:eastAsia="Meiryo UI" w:hAnsi="Meiryo UI" w:hint="eastAsia"/>
          <w:kern w:val="0"/>
        </w:rPr>
        <w:t>類似したフォトマスクを探すこと</w:t>
      </w:r>
      <w:r w:rsidR="00AE02B9">
        <w:rPr>
          <w:rFonts w:ascii="Meiryo UI" w:eastAsia="Meiryo UI" w:hAnsi="Meiryo UI" w:hint="eastAsia"/>
          <w:kern w:val="0"/>
        </w:rPr>
        <w:t>は困難である</w:t>
      </w:r>
      <w:r w:rsidR="002F2480">
        <w:rPr>
          <w:rFonts w:ascii="Meiryo UI" w:eastAsia="Meiryo UI" w:hAnsi="Meiryo UI" w:hint="eastAsia"/>
          <w:kern w:val="0"/>
        </w:rPr>
        <w:t>ということ</w:t>
      </w:r>
      <w:r w:rsidR="00841587">
        <w:rPr>
          <w:rFonts w:ascii="Meiryo UI" w:eastAsia="Meiryo UI" w:hAnsi="Meiryo UI" w:hint="eastAsia"/>
          <w:kern w:val="0"/>
        </w:rPr>
        <w:t>。もう一つは</w:t>
      </w:r>
      <w:r w:rsidR="005915F3">
        <w:rPr>
          <w:rFonts w:ascii="Meiryo UI" w:eastAsia="Meiryo UI" w:hAnsi="Meiryo UI" w:hint="eastAsia"/>
          <w:kern w:val="0"/>
        </w:rPr>
        <w:t>時間変動の影響</w:t>
      </w:r>
      <w:r w:rsidR="00AE02B9">
        <w:rPr>
          <w:rFonts w:ascii="Meiryo UI" w:eastAsia="Meiryo UI" w:hAnsi="Meiryo UI" w:hint="eastAsia"/>
          <w:kern w:val="0"/>
        </w:rPr>
        <w:t>である。予測する寸法結果は</w:t>
      </w:r>
      <w:r w:rsidR="00841587">
        <w:rPr>
          <w:rFonts w:ascii="Meiryo UI" w:eastAsia="Meiryo UI" w:hAnsi="Meiryo UI" w:hint="eastAsia"/>
          <w:kern w:val="0"/>
        </w:rPr>
        <w:t>過去の実績から参照</w:t>
      </w:r>
      <w:r w:rsidR="00AE02B9">
        <w:rPr>
          <w:rFonts w:ascii="Meiryo UI" w:eastAsia="Meiryo UI" w:hAnsi="Meiryo UI" w:hint="eastAsia"/>
          <w:kern w:val="0"/>
        </w:rPr>
        <w:t>するため、各</w:t>
      </w:r>
      <w:r w:rsidR="005251A5" w:rsidRPr="002223D0">
        <w:rPr>
          <w:rFonts w:ascii="Meiryo UI" w:eastAsia="Meiryo UI" w:hAnsi="Meiryo UI" w:hint="eastAsia"/>
          <w:kern w:val="0"/>
        </w:rPr>
        <w:t>製造</w:t>
      </w:r>
      <w:r w:rsidR="00AE02B9">
        <w:rPr>
          <w:rFonts w:ascii="Meiryo UI" w:eastAsia="Meiryo UI" w:hAnsi="Meiryo UI" w:hint="eastAsia"/>
          <w:kern w:val="0"/>
        </w:rPr>
        <w:t>工程の</w:t>
      </w:r>
      <w:r>
        <w:rPr>
          <w:rFonts w:ascii="Meiryo UI" w:eastAsia="Meiryo UI" w:hAnsi="Meiryo UI" w:hint="eastAsia"/>
          <w:kern w:val="0"/>
        </w:rPr>
        <w:t>装置状態の変</w:t>
      </w:r>
      <w:r w:rsidR="005251A5" w:rsidRPr="002223D0">
        <w:rPr>
          <w:rFonts w:ascii="Meiryo UI" w:eastAsia="Meiryo UI" w:hAnsi="Meiryo UI" w:hint="eastAsia"/>
          <w:kern w:val="0"/>
        </w:rPr>
        <w:t>動</w:t>
      </w:r>
      <w:r>
        <w:rPr>
          <w:rFonts w:ascii="Meiryo UI" w:eastAsia="Meiryo UI" w:hAnsi="Meiryo UI" w:hint="eastAsia"/>
          <w:kern w:val="0"/>
        </w:rPr>
        <w:t>（多くの場合時間的な変動であらわれる）を加味</w:t>
      </w:r>
      <w:r w:rsidR="00AE02B9">
        <w:rPr>
          <w:rFonts w:ascii="Meiryo UI" w:eastAsia="Meiryo UI" w:hAnsi="Meiryo UI" w:hint="eastAsia"/>
          <w:kern w:val="0"/>
        </w:rPr>
        <w:t>でき</w:t>
      </w:r>
      <w:r w:rsidR="002F2480">
        <w:rPr>
          <w:rFonts w:ascii="Meiryo UI" w:eastAsia="Meiryo UI" w:hAnsi="Meiryo UI" w:hint="eastAsia"/>
          <w:kern w:val="0"/>
        </w:rPr>
        <w:t>てい</w:t>
      </w:r>
      <w:r w:rsidR="00AE02B9">
        <w:rPr>
          <w:rFonts w:ascii="Meiryo UI" w:eastAsia="Meiryo UI" w:hAnsi="Meiryo UI" w:hint="eastAsia"/>
          <w:kern w:val="0"/>
        </w:rPr>
        <w:t>ないことである。</w:t>
      </w:r>
    </w:p>
    <w:p w14:paraId="71FED74E" w14:textId="0D059DC7" w:rsidR="00E84B19" w:rsidRPr="002D6FA7" w:rsidRDefault="002B6EA9" w:rsidP="00CD1D87">
      <w:pPr>
        <w:pStyle w:val="a9"/>
        <w:rPr>
          <w:rFonts w:ascii="Meiryo UI" w:eastAsia="Meiryo UI" w:hAnsi="Meiryo UI"/>
          <w:kern w:val="0"/>
        </w:rPr>
      </w:pPr>
      <w:r>
        <w:rPr>
          <w:rFonts w:ascii="Meiryo UI" w:eastAsia="Meiryo UI" w:hAnsi="Meiryo UI" w:hint="eastAsia"/>
          <w:kern w:val="0"/>
        </w:rPr>
        <w:t xml:space="preserve">　これらの問題点を解決するための手法として、我々は機械学習を活用することを検討した。機械学習は過</w:t>
      </w:r>
      <w:r>
        <w:rPr>
          <w:rFonts w:ascii="Meiryo UI" w:eastAsia="Meiryo UI" w:hAnsi="Meiryo UI" w:hint="eastAsia"/>
          <w:kern w:val="0"/>
        </w:rPr>
        <w:lastRenderedPageBreak/>
        <w:t>去のデータを学習することで、過去の経験に基づいた未来予測を可能にする技術である。</w:t>
      </w:r>
      <w:r w:rsidR="007502D9">
        <w:rPr>
          <w:rFonts w:ascii="Meiryo UI" w:eastAsia="Meiryo UI" w:hAnsi="Meiryo UI" w:hint="eastAsia"/>
          <w:kern w:val="0"/>
        </w:rPr>
        <w:t>一つ目の問題点の類似のフォトマスクを検索することに関しては、学習したデータを利用して未知のレイアウト</w:t>
      </w:r>
      <w:r w:rsidR="004301F9">
        <w:rPr>
          <w:rFonts w:ascii="Meiryo UI" w:eastAsia="Meiryo UI" w:hAnsi="Meiryo UI" w:hint="eastAsia"/>
          <w:kern w:val="0"/>
        </w:rPr>
        <w:t>の</w:t>
      </w:r>
      <w:r w:rsidR="005915F3">
        <w:rPr>
          <w:rFonts w:ascii="Meiryo UI" w:eastAsia="Meiryo UI" w:hAnsi="Meiryo UI" w:hint="eastAsia"/>
          <w:kern w:val="0"/>
        </w:rPr>
        <w:t>寸法分布を予測することが可能である。また、二つ目の時間軸変動の</w:t>
      </w:r>
      <w:r w:rsidR="007502D9">
        <w:rPr>
          <w:rFonts w:ascii="Meiryo UI" w:eastAsia="Meiryo UI" w:hAnsi="Meiryo UI" w:hint="eastAsia"/>
          <w:kern w:val="0"/>
        </w:rPr>
        <w:t>影響に関しては、学習データに</w:t>
      </w:r>
      <w:r w:rsidR="00957099">
        <w:rPr>
          <w:rFonts w:ascii="Meiryo UI" w:eastAsia="Meiryo UI" w:hAnsi="Meiryo UI" w:hint="eastAsia"/>
          <w:kern w:val="0"/>
        </w:rPr>
        <w:t>フォトマスク作成の</w:t>
      </w:r>
      <w:r w:rsidR="007502D9">
        <w:rPr>
          <w:rFonts w:ascii="Meiryo UI" w:eastAsia="Meiryo UI" w:hAnsi="Meiryo UI" w:hint="eastAsia"/>
          <w:kern w:val="0"/>
        </w:rPr>
        <w:t>時間</w:t>
      </w:r>
      <w:r w:rsidR="00957099">
        <w:rPr>
          <w:rFonts w:ascii="Meiryo UI" w:eastAsia="Meiryo UI" w:hAnsi="Meiryo UI" w:hint="eastAsia"/>
          <w:kern w:val="0"/>
        </w:rPr>
        <w:t>情報</w:t>
      </w:r>
      <w:r w:rsidR="007502D9">
        <w:rPr>
          <w:rFonts w:ascii="Meiryo UI" w:eastAsia="Meiryo UI" w:hAnsi="Meiryo UI" w:hint="eastAsia"/>
          <w:kern w:val="0"/>
        </w:rPr>
        <w:t>を取り込むなど</w:t>
      </w:r>
      <w:r w:rsidR="005915F3">
        <w:rPr>
          <w:rFonts w:ascii="Meiryo UI" w:eastAsia="Meiryo UI" w:hAnsi="Meiryo UI" w:hint="eastAsia"/>
          <w:kern w:val="0"/>
        </w:rPr>
        <w:t>の工夫</w:t>
      </w:r>
      <w:r w:rsidR="009967A2">
        <w:rPr>
          <w:rFonts w:ascii="Meiryo UI" w:eastAsia="Meiryo UI" w:hAnsi="Meiryo UI" w:hint="eastAsia"/>
          <w:kern w:val="0"/>
        </w:rPr>
        <w:t>により表現</w:t>
      </w:r>
      <w:r w:rsidR="00957099">
        <w:rPr>
          <w:rFonts w:ascii="Meiryo UI" w:eastAsia="Meiryo UI" w:hAnsi="Meiryo UI" w:hint="eastAsia"/>
          <w:kern w:val="0"/>
        </w:rPr>
        <w:t>できる</w:t>
      </w:r>
      <w:r w:rsidR="009967A2">
        <w:rPr>
          <w:rFonts w:ascii="Meiryo UI" w:eastAsia="Meiryo UI" w:hAnsi="Meiryo UI" w:hint="eastAsia"/>
          <w:kern w:val="0"/>
        </w:rPr>
        <w:t>と</w:t>
      </w:r>
      <w:r w:rsidR="007502D9">
        <w:rPr>
          <w:rFonts w:ascii="Meiryo UI" w:eastAsia="Meiryo UI" w:hAnsi="Meiryo UI" w:hint="eastAsia"/>
          <w:kern w:val="0"/>
        </w:rPr>
        <w:t>考えられる。</w:t>
      </w:r>
    </w:p>
    <w:p w14:paraId="53C1227F" w14:textId="0DAA0B13" w:rsidR="003447C3" w:rsidRPr="00BC2959" w:rsidRDefault="0031262D" w:rsidP="003447C3">
      <w:pPr>
        <w:pStyle w:val="a9"/>
        <w:ind w:firstLineChars="100" w:firstLine="200"/>
        <w:rPr>
          <w:rFonts w:ascii="Meiryo UI" w:eastAsia="Meiryo UI" w:hAnsi="Meiryo UI"/>
          <w:kern w:val="0"/>
        </w:rPr>
      </w:pPr>
      <w:r>
        <w:rPr>
          <w:rFonts w:ascii="Meiryo UI" w:eastAsia="Meiryo UI" w:hAnsi="Meiryo UI" w:hint="eastAsia"/>
          <w:kern w:val="0"/>
        </w:rPr>
        <w:t>そこで、</w:t>
      </w:r>
      <w:r w:rsidR="003447C3" w:rsidRPr="00BC2959">
        <w:rPr>
          <w:rFonts w:ascii="Meiryo UI" w:eastAsia="Meiryo UI" w:hAnsi="Meiryo UI" w:hint="eastAsia"/>
          <w:kern w:val="0"/>
        </w:rPr>
        <w:t>本報告では、北上Z規格KrF</w:t>
      </w:r>
      <w:r w:rsidR="003447C3">
        <w:rPr>
          <w:rFonts w:ascii="Meiryo UI" w:eastAsia="Meiryo UI" w:hAnsi="Meiryo UI" w:hint="eastAsia"/>
          <w:kern w:val="0"/>
        </w:rPr>
        <w:t>向けフォトマスクの寸法精度</w:t>
      </w:r>
      <w:r w:rsidR="003447C3" w:rsidRPr="00BC2959">
        <w:rPr>
          <w:rFonts w:ascii="Meiryo UI" w:eastAsia="Meiryo UI" w:hAnsi="Meiryo UI" w:hint="eastAsia"/>
          <w:kern w:val="0"/>
        </w:rPr>
        <w:t>の</w:t>
      </w:r>
      <w:r w:rsidR="003447C3">
        <w:rPr>
          <w:rFonts w:ascii="Meiryo UI" w:eastAsia="Meiryo UI" w:hAnsi="Meiryo UI" w:hint="eastAsia"/>
          <w:kern w:val="0"/>
        </w:rPr>
        <w:t>歩留まり改善のため</w:t>
      </w:r>
      <w:r w:rsidR="003447C3" w:rsidRPr="00BC2959">
        <w:rPr>
          <w:rFonts w:ascii="Meiryo UI" w:eastAsia="Meiryo UI" w:hAnsi="Meiryo UI" w:hint="eastAsia"/>
          <w:kern w:val="0"/>
        </w:rPr>
        <w:t>、機械学習</w:t>
      </w:r>
      <w:r w:rsidR="003447C3">
        <w:rPr>
          <w:rFonts w:ascii="Meiryo UI" w:eastAsia="Meiryo UI" w:hAnsi="Meiryo UI" w:hint="eastAsia"/>
          <w:kern w:val="0"/>
        </w:rPr>
        <w:t>を用いてフォトマスクの</w:t>
      </w:r>
      <w:r w:rsidR="00841587">
        <w:rPr>
          <w:rFonts w:ascii="Meiryo UI" w:eastAsia="Meiryo UI" w:hAnsi="Meiryo UI" w:hint="eastAsia"/>
          <w:kern w:val="0"/>
        </w:rPr>
        <w:t>寸法分布を予測</w:t>
      </w:r>
      <w:r w:rsidR="005915F3">
        <w:rPr>
          <w:rFonts w:ascii="Meiryo UI" w:eastAsia="Meiryo UI" w:hAnsi="Meiryo UI" w:hint="eastAsia"/>
          <w:kern w:val="0"/>
        </w:rPr>
        <w:t>した</w:t>
      </w:r>
      <w:r w:rsidR="0015486D">
        <w:rPr>
          <w:rFonts w:ascii="Meiryo UI" w:eastAsia="Meiryo UI" w:hAnsi="Meiryo UI" w:hint="eastAsia"/>
          <w:kern w:val="0"/>
        </w:rPr>
        <w:t>検討結果を報告する</w:t>
      </w:r>
      <w:r w:rsidR="00957099">
        <w:rPr>
          <w:rFonts w:ascii="Meiryo UI" w:eastAsia="Meiryo UI" w:hAnsi="Meiryo UI" w:hint="eastAsia"/>
          <w:kern w:val="0"/>
        </w:rPr>
        <w:t>。予測した寸法分布を補正するように</w:t>
      </w:r>
      <w:r w:rsidR="00841587">
        <w:rPr>
          <w:rFonts w:ascii="Meiryo UI" w:eastAsia="Meiryo UI" w:hAnsi="Meiryo UI" w:hint="eastAsia"/>
          <w:kern w:val="0"/>
        </w:rPr>
        <w:t>露光量調整を</w:t>
      </w:r>
      <w:r w:rsidR="003447C3" w:rsidRPr="00BC2959">
        <w:rPr>
          <w:rFonts w:ascii="Meiryo UI" w:eastAsia="Meiryo UI" w:hAnsi="Meiryo UI" w:hint="eastAsia"/>
          <w:kern w:val="0"/>
        </w:rPr>
        <w:t>行うことで</w:t>
      </w:r>
      <w:r w:rsidR="00841587">
        <w:rPr>
          <w:rFonts w:ascii="Meiryo UI" w:eastAsia="Meiryo UI" w:hAnsi="Meiryo UI" w:hint="eastAsia"/>
          <w:kern w:val="0"/>
        </w:rPr>
        <w:t>フォトマスクの寸法分布の</w:t>
      </w:r>
      <w:r w:rsidR="003447C3" w:rsidRPr="00BC2959">
        <w:rPr>
          <w:rFonts w:ascii="Meiryo UI" w:eastAsia="Meiryo UI" w:hAnsi="Meiryo UI" w:hint="eastAsia"/>
          <w:kern w:val="0"/>
        </w:rPr>
        <w:t>不良率</w:t>
      </w:r>
      <w:r w:rsidR="00841587">
        <w:rPr>
          <w:rFonts w:ascii="Meiryo UI" w:eastAsia="Meiryo UI" w:hAnsi="Meiryo UI" w:hint="eastAsia"/>
          <w:kern w:val="0"/>
        </w:rPr>
        <w:t>を7.6%から</w:t>
      </w:r>
      <w:r w:rsidR="003447C3" w:rsidRPr="00BC2959">
        <w:rPr>
          <w:rFonts w:ascii="Meiryo UI" w:eastAsia="Meiryo UI" w:hAnsi="Meiryo UI" w:hint="eastAsia"/>
          <w:kern w:val="0"/>
        </w:rPr>
        <w:t>1%</w:t>
      </w:r>
      <w:r w:rsidR="00841587">
        <w:rPr>
          <w:rFonts w:ascii="Meiryo UI" w:eastAsia="Meiryo UI" w:hAnsi="Meiryo UI" w:hint="eastAsia"/>
          <w:kern w:val="0"/>
        </w:rPr>
        <w:t>以下に</w:t>
      </w:r>
      <w:r w:rsidR="005915F3">
        <w:rPr>
          <w:rFonts w:ascii="Meiryo UI" w:eastAsia="Meiryo UI" w:hAnsi="Meiryo UI" w:hint="eastAsia"/>
          <w:kern w:val="0"/>
        </w:rPr>
        <w:t>することを</w:t>
      </w:r>
      <w:r w:rsidR="0015486D">
        <w:rPr>
          <w:rFonts w:ascii="Meiryo UI" w:eastAsia="Meiryo UI" w:hAnsi="Meiryo UI" w:hint="eastAsia"/>
          <w:kern w:val="0"/>
        </w:rPr>
        <w:t>目標</w:t>
      </w:r>
      <w:r w:rsidR="005915F3">
        <w:rPr>
          <w:rFonts w:ascii="Meiryo UI" w:eastAsia="Meiryo UI" w:hAnsi="Meiryo UI" w:hint="eastAsia"/>
          <w:kern w:val="0"/>
        </w:rPr>
        <w:t>とした</w:t>
      </w:r>
      <w:r w:rsidR="0015486D">
        <w:rPr>
          <w:rFonts w:ascii="Meiryo UI" w:eastAsia="Meiryo UI" w:hAnsi="Meiryo UI" w:hint="eastAsia"/>
          <w:kern w:val="0"/>
        </w:rPr>
        <w:t>。</w:t>
      </w:r>
    </w:p>
    <w:p w14:paraId="124C54E7" w14:textId="42646106" w:rsidR="003447C3" w:rsidRPr="00C60F10" w:rsidRDefault="00C60F10" w:rsidP="00C60F10">
      <w:pPr>
        <w:widowControl/>
        <w:ind w:firstLineChars="100" w:firstLine="210"/>
        <w:rPr>
          <w:kern w:val="0"/>
        </w:rPr>
        <w:pPrChange w:id="7" w:author="nakasugi tetsuro(中杉 哲郎 ＫＩＣ ○Ｐ技Ｃ)" w:date="2022-08-08T15:00:00Z">
          <w:pPr>
            <w:pStyle w:val="a9"/>
          </w:pPr>
        </w:pPrChange>
      </w:pPr>
      <w:ins w:id="8" w:author="nakasugi tetsuro(中杉 哲郎 ＫＩＣ ○Ｐ技Ｃ)" w:date="2022-08-08T14:58:00Z">
        <w:r w:rsidRPr="00C60F10">
          <w:rPr>
            <w:rFonts w:hint="eastAsia"/>
            <w:kern w:val="0"/>
            <w:highlight w:val="cyan"/>
            <w:rPrChange w:id="9" w:author="nakasugi tetsuro(中杉 哲郎 ＫＩＣ ○Ｐ技Ｃ)" w:date="2022-08-08T15:01:00Z">
              <w:rPr>
                <w:rFonts w:hint="eastAsia"/>
                <w:kern w:val="0"/>
                <w:sz w:val="21"/>
              </w:rPr>
            </w:rPrChange>
          </w:rPr>
          <w:t>第二章では</w:t>
        </w:r>
        <w:r w:rsidRPr="00C60F10">
          <w:rPr>
            <w:rFonts w:hint="eastAsia"/>
            <w:highlight w:val="cyan"/>
            <w:rPrChange w:id="10" w:author="nakasugi tetsuro(中杉 哲郎 ＫＩＣ ○Ｐ技Ｃ)" w:date="2022-08-08T15:01:00Z">
              <w:rPr>
                <w:rFonts w:hint="eastAsia"/>
              </w:rPr>
            </w:rPrChange>
          </w:rPr>
          <w:t>機械学習</w:t>
        </w:r>
      </w:ins>
      <w:ins w:id="11" w:author="nakasugi tetsuro(中杉 哲郎 ＫＩＣ ○Ｐ技Ｃ)" w:date="2022-08-08T14:59:00Z">
        <w:r w:rsidRPr="00C60F10">
          <w:rPr>
            <w:rFonts w:hint="eastAsia"/>
            <w:highlight w:val="cyan"/>
            <w:rPrChange w:id="12" w:author="nakasugi tetsuro(中杉 哲郎 ＫＩＣ ○Ｐ技Ｃ)" w:date="2022-08-08T15:01:00Z">
              <w:rPr>
                <w:rFonts w:hint="eastAsia"/>
              </w:rPr>
            </w:rPrChange>
          </w:rPr>
          <w:t>について説明し、第三章では</w:t>
        </w:r>
      </w:ins>
      <w:ins w:id="13" w:author="nakasugi tetsuro(中杉 哲郎 ＫＩＣ ○Ｐ技Ｃ)" w:date="2022-08-08T15:00:00Z">
        <w:r w:rsidRPr="00C60F10">
          <w:rPr>
            <w:rFonts w:ascii="Meiryo UI" w:eastAsia="Meiryo UI" w:hAnsi="Meiryo UI" w:cs="Courier New" w:hint="eastAsia"/>
            <w:kern w:val="0"/>
            <w:sz w:val="20"/>
            <w:szCs w:val="21"/>
            <w:highlight w:val="cyan"/>
            <w:rPrChange w:id="14" w:author="nakasugi tetsuro(中杉 哲郎 ＫＩＣ ○Ｐ技Ｃ)" w:date="2022-08-08T15:01:00Z">
              <w:rPr>
                <w:rFonts w:ascii="Meiryo UI" w:eastAsia="Meiryo UI" w:hAnsi="Meiryo UI" w:hint="eastAsia"/>
                <w:kern w:val="0"/>
                <w:highlight w:val="cyan"/>
              </w:rPr>
            </w:rPrChange>
          </w:rPr>
          <w:t>機械学習の予測精度を構築するために重要な特徴量の選定と、機械学習の計算機環境について述べる。</w:t>
        </w:r>
        <w:r w:rsidRPr="00C60F10">
          <w:rPr>
            <w:rFonts w:hint="eastAsia"/>
            <w:kern w:val="0"/>
            <w:highlight w:val="cyan"/>
            <w:rPrChange w:id="15" w:author="nakasugi tetsuro(中杉 哲郎 ＫＩＣ ○Ｐ技Ｃ)" w:date="2022-08-08T15:01:00Z">
              <w:rPr>
                <w:rFonts w:hint="eastAsia"/>
                <w:kern w:val="0"/>
              </w:rPr>
            </w:rPrChange>
          </w:rPr>
          <w:t>第四章では、</w:t>
        </w:r>
      </w:ins>
      <w:ins w:id="16" w:author="nakasugi tetsuro(中杉 哲郎 ＫＩＣ ○Ｐ技Ｃ)" w:date="2022-08-08T15:01:00Z">
        <w:r>
          <w:rPr>
            <w:rFonts w:hint="eastAsia"/>
            <w:kern w:val="0"/>
            <w:highlight w:val="cyan"/>
          </w:rPr>
          <w:t>XXXX</w:t>
        </w:r>
        <w:r>
          <w:rPr>
            <w:rFonts w:hint="eastAsia"/>
            <w:kern w:val="0"/>
            <w:highlight w:val="cyan"/>
          </w:rPr>
          <w:t>。</w:t>
        </w:r>
      </w:ins>
    </w:p>
    <w:p w14:paraId="61488363" w14:textId="2750170F" w:rsidR="002223D0" w:rsidRDefault="002223D0">
      <w:pPr>
        <w:widowControl/>
        <w:jc w:val="left"/>
        <w:rPr>
          <w:rFonts w:ascii="Meiryo UI" w:eastAsia="Meiryo UI" w:hAnsi="Meiryo UI" w:cs="Courier New"/>
          <w:kern w:val="0"/>
          <w:sz w:val="20"/>
          <w:szCs w:val="21"/>
        </w:rPr>
      </w:pPr>
      <w:r>
        <w:rPr>
          <w:rFonts w:ascii="Meiryo UI" w:eastAsia="Meiryo UI" w:hAnsi="Meiryo UI"/>
          <w:kern w:val="0"/>
        </w:rPr>
        <w:br w:type="page"/>
      </w:r>
    </w:p>
    <w:p w14:paraId="4457595A" w14:textId="6CB5DFB7" w:rsidR="00CD1D87" w:rsidRPr="00F6677D" w:rsidRDefault="00CD1D87" w:rsidP="00CD1D87">
      <w:pPr>
        <w:pStyle w:val="a9"/>
        <w:jc w:val="both"/>
        <w:rPr>
          <w:rFonts w:ascii="Meiryo UI" w:eastAsia="Meiryo UI" w:hAnsi="Meiryo UI" w:cs="Meiryo UI"/>
          <w:b/>
          <w:color w:val="000000" w:themeColor="text1"/>
          <w:sz w:val="22"/>
        </w:rPr>
      </w:pPr>
      <w:r>
        <w:rPr>
          <w:rFonts w:ascii="Meiryo UI" w:eastAsia="Meiryo UI" w:hAnsi="Meiryo UI" w:cs="Meiryo UI" w:hint="eastAsia"/>
          <w:b/>
          <w:color w:val="000000" w:themeColor="text1"/>
          <w:sz w:val="22"/>
        </w:rPr>
        <w:lastRenderedPageBreak/>
        <w:t>２</w:t>
      </w:r>
      <w:r w:rsidRPr="00F6677D">
        <w:rPr>
          <w:rFonts w:ascii="Meiryo UI" w:eastAsia="Meiryo UI" w:hAnsi="Meiryo UI" w:cs="Meiryo UI" w:hint="eastAsia"/>
          <w:b/>
          <w:color w:val="000000" w:themeColor="text1"/>
          <w:sz w:val="22"/>
        </w:rPr>
        <w:t xml:space="preserve">.　</w:t>
      </w:r>
      <w:r>
        <w:rPr>
          <w:rFonts w:ascii="Meiryo UI" w:eastAsia="Meiryo UI" w:hAnsi="Meiryo UI" w:cs="Meiryo UI" w:hint="eastAsia"/>
          <w:sz w:val="24"/>
        </w:rPr>
        <w:t>フォトマスク製造への機械学習</w:t>
      </w:r>
      <w:r w:rsidR="00443AA6">
        <w:rPr>
          <w:rFonts w:ascii="Meiryo UI" w:eastAsia="Meiryo UI" w:hAnsi="Meiryo UI" w:cs="Meiryo UI" w:hint="eastAsia"/>
          <w:sz w:val="24"/>
        </w:rPr>
        <w:t>の導入</w:t>
      </w:r>
    </w:p>
    <w:p w14:paraId="4990DDC9" w14:textId="4F7A9118" w:rsidR="00CD1D87" w:rsidRPr="00443AA6" w:rsidRDefault="00CD1D87" w:rsidP="00CD1D87">
      <w:pPr>
        <w:pStyle w:val="a9"/>
        <w:rPr>
          <w:rFonts w:ascii="Meiryo UI" w:eastAsia="Meiryo UI" w:hAnsi="Meiryo UI"/>
          <w:kern w:val="0"/>
          <w:sz w:val="21"/>
        </w:rPr>
      </w:pPr>
    </w:p>
    <w:p w14:paraId="3118D81A" w14:textId="1E2C0F53" w:rsidR="00CD1D87" w:rsidRPr="00CD1D87" w:rsidRDefault="00CD1D87" w:rsidP="00CD1D87">
      <w:pPr>
        <w:pStyle w:val="20"/>
        <w:rPr>
          <w:rFonts w:ascii="Meiryo UI" w:eastAsia="Meiryo UI" w:hAnsi="Meiryo UI"/>
          <w:kern w:val="0"/>
        </w:rPr>
      </w:pPr>
      <w:r>
        <w:rPr>
          <w:rFonts w:ascii="Meiryo UI" w:eastAsia="Meiryo UI" w:hAnsi="Meiryo UI" w:hint="eastAsia"/>
        </w:rPr>
        <w:t>2-1</w:t>
      </w:r>
      <w:r>
        <w:rPr>
          <w:rFonts w:ascii="Meiryo UI" w:eastAsia="Meiryo UI" w:hAnsi="Meiryo UI" w:cs="Meiryo UI" w:hint="eastAsia"/>
          <w:color w:val="000000" w:themeColor="text1"/>
        </w:rPr>
        <w:t>機械学習の問題設定</w:t>
      </w:r>
    </w:p>
    <w:p w14:paraId="212731D1" w14:textId="77777777" w:rsidR="00CD1D87" w:rsidRPr="007F066C" w:rsidRDefault="00CD1D87" w:rsidP="00CD1D87">
      <w:pPr>
        <w:ind w:firstLineChars="100" w:firstLine="210"/>
        <w:rPr>
          <w:rFonts w:ascii="Meiryo UI" w:eastAsia="Meiryo UI" w:hAnsi="Meiryo UI"/>
        </w:rPr>
      </w:pPr>
      <w:r w:rsidRPr="007F066C">
        <w:rPr>
          <w:rFonts w:ascii="Meiryo UI" w:eastAsia="Meiryo UI" w:hAnsi="Meiryo UI" w:hint="eastAsia"/>
        </w:rPr>
        <w:t>機械学習はデータの与え方から教師あり学習と、教師なし学習とに分けることができる。</w:t>
      </w:r>
    </w:p>
    <w:p w14:paraId="77AEE6A1" w14:textId="77777777" w:rsidR="00CD1D87" w:rsidRPr="007F066C" w:rsidRDefault="00CD1D87" w:rsidP="00CD1D87">
      <w:pPr>
        <w:ind w:firstLineChars="100" w:firstLine="210"/>
        <w:rPr>
          <w:rFonts w:ascii="Meiryo UI" w:eastAsia="Meiryo UI" w:hAnsi="Meiryo UI"/>
        </w:rPr>
      </w:pPr>
      <w:r w:rsidRPr="007F066C">
        <w:rPr>
          <w:rFonts w:ascii="Meiryo UI" w:eastAsia="Meiryo UI" w:hAnsi="Meiryo UI" w:hint="eastAsia"/>
        </w:rPr>
        <w:t>教師あり学習は、入力データと対になる正解の出力データとを与えて学習する手法である。例えば事前に大量の動物の画像を用意し「これはネコ」、「これはイヌ」といったラベルをつけて学習をおこなう。学習済みのモデルでは、未学習の画像を入力したときに、その画像がネコかイヌかを判定できるようになる。</w:t>
      </w:r>
    </w:p>
    <w:p w14:paraId="0BD2A82D" w14:textId="77777777" w:rsidR="00CD1D87" w:rsidRPr="007F066C" w:rsidRDefault="00CD1D87" w:rsidP="00CD1D87">
      <w:pPr>
        <w:ind w:firstLineChars="100" w:firstLine="210"/>
        <w:rPr>
          <w:rFonts w:ascii="Meiryo UI" w:eastAsia="Meiryo UI" w:hAnsi="Meiryo UI"/>
        </w:rPr>
      </w:pPr>
      <w:r w:rsidRPr="007F066C">
        <w:rPr>
          <w:rFonts w:ascii="Meiryo UI" w:eastAsia="Meiryo UI" w:hAnsi="Meiryo UI"/>
        </w:rPr>
        <w:t>教師なし学習は、</w:t>
      </w:r>
      <w:r w:rsidRPr="007F066C">
        <w:rPr>
          <w:rFonts w:ascii="Meiryo UI" w:eastAsia="Meiryo UI" w:hAnsi="Meiryo UI" w:hint="eastAsia"/>
        </w:rPr>
        <w:t>入力データに対する正</w:t>
      </w:r>
      <w:r w:rsidRPr="007F066C">
        <w:rPr>
          <w:rFonts w:ascii="Meiryo UI" w:eastAsia="Meiryo UI" w:hAnsi="Meiryo UI"/>
        </w:rPr>
        <w:t>解ラベルが</w:t>
      </w:r>
      <w:r w:rsidRPr="007F066C">
        <w:rPr>
          <w:rFonts w:ascii="Meiryo UI" w:eastAsia="Meiryo UI" w:hAnsi="Meiryo UI" w:hint="eastAsia"/>
        </w:rPr>
        <w:t>ないデータの学習方法である。入力データ間の類似度を分析しグルーピングを進めることが学習の方針になる。</w:t>
      </w:r>
    </w:p>
    <w:p w14:paraId="52B8AB6A" w14:textId="7291130C" w:rsidR="00CD1D87" w:rsidRDefault="006949F7" w:rsidP="00C36BF7">
      <w:pPr>
        <w:ind w:firstLineChars="100" w:firstLine="210"/>
        <w:rPr>
          <w:rFonts w:ascii="Meiryo UI" w:eastAsia="Meiryo UI" w:hAnsi="Meiryo UI"/>
        </w:rPr>
      </w:pPr>
      <w:r>
        <w:rPr>
          <w:rFonts w:ascii="Meiryo UI" w:eastAsia="Meiryo UI" w:hAnsi="Meiryo UI" w:hint="eastAsia"/>
        </w:rPr>
        <w:t>本報告</w:t>
      </w:r>
      <w:r w:rsidR="00CD1D87" w:rsidRPr="007F066C">
        <w:rPr>
          <w:rFonts w:ascii="Meiryo UI" w:eastAsia="Meiryo UI" w:hAnsi="Meiryo UI" w:hint="eastAsia"/>
        </w:rPr>
        <w:t>では</w:t>
      </w:r>
      <w:r w:rsidR="00F7354C" w:rsidRPr="007F066C">
        <w:rPr>
          <w:rFonts w:ascii="Meiryo UI" w:eastAsia="Meiryo UI" w:hAnsi="Meiryo UI" w:hint="eastAsia"/>
        </w:rPr>
        <w:t>過去の</w:t>
      </w:r>
      <w:r w:rsidR="00CD1D87" w:rsidRPr="007F066C">
        <w:rPr>
          <w:rFonts w:ascii="Meiryo UI" w:eastAsia="Meiryo UI" w:hAnsi="Meiryo UI" w:hint="eastAsia"/>
        </w:rPr>
        <w:t>フォトマスク</w:t>
      </w:r>
      <w:r w:rsidR="00F7354C" w:rsidRPr="007F066C">
        <w:rPr>
          <w:rFonts w:ascii="Meiryo UI" w:eastAsia="Meiryo UI" w:hAnsi="Meiryo UI" w:hint="eastAsia"/>
        </w:rPr>
        <w:t>製品</w:t>
      </w:r>
      <w:r w:rsidR="00CD1D87" w:rsidRPr="007F066C">
        <w:rPr>
          <w:rFonts w:ascii="Meiryo UI" w:eastAsia="Meiryo UI" w:hAnsi="Meiryo UI" w:hint="eastAsia"/>
        </w:rPr>
        <w:t>の寸法値</w:t>
      </w:r>
      <w:r>
        <w:rPr>
          <w:rFonts w:ascii="Meiryo UI" w:eastAsia="Meiryo UI" w:hAnsi="Meiryo UI" w:hint="eastAsia"/>
        </w:rPr>
        <w:t>を</w:t>
      </w:r>
      <w:r w:rsidR="00CD1D87" w:rsidRPr="007F066C">
        <w:rPr>
          <w:rFonts w:ascii="Meiryo UI" w:eastAsia="Meiryo UI" w:hAnsi="Meiryo UI" w:hint="eastAsia"/>
        </w:rPr>
        <w:t>教師</w:t>
      </w:r>
      <w:r>
        <w:rPr>
          <w:rFonts w:ascii="Meiryo UI" w:eastAsia="Meiryo UI" w:hAnsi="Meiryo UI" w:hint="eastAsia"/>
        </w:rPr>
        <w:t>データとして</w:t>
      </w:r>
      <w:r w:rsidR="000522BB">
        <w:rPr>
          <w:rFonts w:ascii="Meiryo UI" w:eastAsia="Meiryo UI" w:hAnsi="Meiryo UI" w:hint="eastAsia"/>
        </w:rPr>
        <w:t>学習し</w:t>
      </w:r>
      <w:r w:rsidR="005915F3">
        <w:rPr>
          <w:rFonts w:ascii="Meiryo UI" w:eastAsia="Meiryo UI" w:hAnsi="Meiryo UI" w:hint="eastAsia"/>
        </w:rPr>
        <w:t>、新たに作成するフォトマスク</w:t>
      </w:r>
      <w:r>
        <w:rPr>
          <w:rFonts w:ascii="Meiryo UI" w:eastAsia="Meiryo UI" w:hAnsi="Meiryo UI" w:hint="eastAsia"/>
        </w:rPr>
        <w:t>の寸法分布を予測するため、教師あり</w:t>
      </w:r>
      <w:r w:rsidR="00CD1D87" w:rsidRPr="007F066C">
        <w:rPr>
          <w:rFonts w:ascii="Meiryo UI" w:eastAsia="Meiryo UI" w:hAnsi="Meiryo UI" w:hint="eastAsia"/>
        </w:rPr>
        <w:t>学習</w:t>
      </w:r>
      <w:r>
        <w:rPr>
          <w:rFonts w:ascii="Meiryo UI" w:eastAsia="Meiryo UI" w:hAnsi="Meiryo UI" w:hint="eastAsia"/>
        </w:rPr>
        <w:t>として扱う。</w:t>
      </w:r>
      <w:r w:rsidR="000522BB">
        <w:rPr>
          <w:rFonts w:ascii="Meiryo UI" w:eastAsia="Meiryo UI" w:hAnsi="Meiryo UI" w:hint="eastAsia"/>
        </w:rPr>
        <w:t>また、</w:t>
      </w:r>
      <w:r>
        <w:rPr>
          <w:rFonts w:ascii="Meiryo UI" w:eastAsia="Meiryo UI" w:hAnsi="Meiryo UI" w:hint="eastAsia"/>
        </w:rPr>
        <w:t>上記では</w:t>
      </w:r>
      <w:r w:rsidR="000522BB">
        <w:rPr>
          <w:rFonts w:ascii="Meiryo UI" w:eastAsia="Meiryo UI" w:hAnsi="Meiryo UI" w:hint="eastAsia"/>
        </w:rPr>
        <w:t>「</w:t>
      </w:r>
      <w:r>
        <w:rPr>
          <w:rFonts w:ascii="Meiryo UI" w:eastAsia="Meiryo UI" w:hAnsi="Meiryo UI" w:hint="eastAsia"/>
        </w:rPr>
        <w:t>ネコ</w:t>
      </w:r>
      <w:r w:rsidR="000522BB">
        <w:rPr>
          <w:rFonts w:ascii="Meiryo UI" w:eastAsia="Meiryo UI" w:hAnsi="Meiryo UI" w:hint="eastAsia"/>
        </w:rPr>
        <w:t>」</w:t>
      </w:r>
      <w:r>
        <w:rPr>
          <w:rFonts w:ascii="Meiryo UI" w:eastAsia="Meiryo UI" w:hAnsi="Meiryo UI" w:hint="eastAsia"/>
        </w:rPr>
        <w:t>と</w:t>
      </w:r>
      <w:r w:rsidR="000522BB">
        <w:rPr>
          <w:rFonts w:ascii="Meiryo UI" w:eastAsia="Meiryo UI" w:hAnsi="Meiryo UI" w:hint="eastAsia"/>
        </w:rPr>
        <w:t>「</w:t>
      </w:r>
      <w:r>
        <w:rPr>
          <w:rFonts w:ascii="Meiryo UI" w:eastAsia="Meiryo UI" w:hAnsi="Meiryo UI" w:hint="eastAsia"/>
        </w:rPr>
        <w:t>イヌ</w:t>
      </w:r>
      <w:r w:rsidR="000522BB">
        <w:rPr>
          <w:rFonts w:ascii="Meiryo UI" w:eastAsia="Meiryo UI" w:hAnsi="Meiryo UI" w:hint="eastAsia"/>
        </w:rPr>
        <w:t>」</w:t>
      </w:r>
      <w:r>
        <w:rPr>
          <w:rFonts w:ascii="Meiryo UI" w:eastAsia="Meiryo UI" w:hAnsi="Meiryo UI" w:hint="eastAsia"/>
        </w:rPr>
        <w:t>といった分類問題を</w:t>
      </w:r>
      <w:r w:rsidR="000522BB">
        <w:rPr>
          <w:rFonts w:ascii="Meiryo UI" w:eastAsia="Meiryo UI" w:hAnsi="Meiryo UI" w:hint="eastAsia"/>
        </w:rPr>
        <w:t>例とした</w:t>
      </w:r>
      <w:r>
        <w:rPr>
          <w:rFonts w:ascii="Meiryo UI" w:eastAsia="Meiryo UI" w:hAnsi="Meiryo UI" w:hint="eastAsia"/>
        </w:rPr>
        <w:t>が、フォトマスクの寸法値は</w:t>
      </w:r>
      <w:r w:rsidR="005915F3">
        <w:rPr>
          <w:rFonts w:ascii="Meiryo UI" w:eastAsia="Meiryo UI" w:hAnsi="Meiryo UI" w:hint="eastAsia"/>
        </w:rPr>
        <w:t>計測した数値である。したがって</w:t>
      </w:r>
      <w:r w:rsidR="000522BB">
        <w:rPr>
          <w:rFonts w:ascii="Meiryo UI" w:eastAsia="Meiryo UI" w:hAnsi="Meiryo UI" w:hint="eastAsia"/>
        </w:rPr>
        <w:t>数値を</w:t>
      </w:r>
      <w:r w:rsidR="00C17901">
        <w:rPr>
          <w:rFonts w:ascii="Meiryo UI" w:eastAsia="Meiryo UI" w:hAnsi="Meiryo UI" w:hint="eastAsia"/>
        </w:rPr>
        <w:t>予測する</w:t>
      </w:r>
      <w:r w:rsidR="000522BB">
        <w:rPr>
          <w:rFonts w:ascii="Meiryo UI" w:eastAsia="Meiryo UI" w:hAnsi="Meiryo UI" w:hint="eastAsia"/>
        </w:rPr>
        <w:t>回帰問題として扱う</w:t>
      </w:r>
      <w:r w:rsidR="005915F3">
        <w:rPr>
          <w:rFonts w:ascii="Meiryo UI" w:eastAsia="Meiryo UI" w:hAnsi="Meiryo UI" w:hint="eastAsia"/>
        </w:rPr>
        <w:t>。</w:t>
      </w:r>
    </w:p>
    <w:p w14:paraId="21E384FE" w14:textId="77777777" w:rsidR="006949F7" w:rsidRPr="000522BB" w:rsidRDefault="006949F7" w:rsidP="00CD1D87">
      <w:pPr>
        <w:ind w:firstLineChars="100" w:firstLine="210"/>
        <w:rPr>
          <w:rFonts w:ascii="Meiryo UI" w:eastAsia="Meiryo UI" w:hAnsi="Meiryo UI"/>
        </w:rPr>
      </w:pPr>
    </w:p>
    <w:p w14:paraId="6E4821E3" w14:textId="3BBADB91" w:rsidR="006949F7" w:rsidRPr="00CD1D87" w:rsidRDefault="006949F7" w:rsidP="006949F7">
      <w:pPr>
        <w:pStyle w:val="20"/>
        <w:rPr>
          <w:rFonts w:ascii="Meiryo UI" w:eastAsia="Meiryo UI" w:hAnsi="Meiryo UI"/>
          <w:kern w:val="0"/>
        </w:rPr>
      </w:pPr>
      <w:r>
        <w:rPr>
          <w:rFonts w:ascii="Meiryo UI" w:eastAsia="Meiryo UI" w:hAnsi="Meiryo UI" w:hint="eastAsia"/>
        </w:rPr>
        <w:t>2-2</w:t>
      </w:r>
      <w:r>
        <w:rPr>
          <w:rFonts w:ascii="Meiryo UI" w:eastAsia="Meiryo UI" w:hAnsi="Meiryo UI" w:cs="Meiryo UI" w:hint="eastAsia"/>
          <w:color w:val="000000" w:themeColor="text1"/>
        </w:rPr>
        <w:t>機械学習の種類</w:t>
      </w:r>
    </w:p>
    <w:p w14:paraId="42B6772A" w14:textId="7D6ADFA8" w:rsidR="006949F7" w:rsidRDefault="006949F7" w:rsidP="00737ADF">
      <w:pPr>
        <w:pStyle w:val="a9"/>
        <w:ind w:firstLineChars="100" w:firstLine="200"/>
        <w:rPr>
          <w:rFonts w:ascii="Meiryo UI" w:eastAsia="Meiryo UI" w:hAnsi="Meiryo UI"/>
          <w:kern w:val="0"/>
        </w:rPr>
      </w:pPr>
      <w:r w:rsidRPr="006949F7">
        <w:rPr>
          <w:rFonts w:ascii="Meiryo UI" w:eastAsia="Meiryo UI" w:hAnsi="Meiryo UI" w:hint="eastAsia"/>
          <w:kern w:val="0"/>
        </w:rPr>
        <w:t>機械学習における学習の進め方には様々なアルゴリズムがある。</w:t>
      </w:r>
      <w:r w:rsidR="000522BB">
        <w:rPr>
          <w:rFonts w:ascii="Meiryo UI" w:eastAsia="Meiryo UI" w:hAnsi="Meiryo UI" w:hint="eastAsia"/>
          <w:kern w:val="0"/>
        </w:rPr>
        <w:t>本報告</w:t>
      </w:r>
      <w:r w:rsidRPr="006949F7">
        <w:rPr>
          <w:rFonts w:ascii="Meiryo UI" w:eastAsia="Meiryo UI" w:hAnsi="Meiryo UI" w:hint="eastAsia"/>
          <w:kern w:val="0"/>
        </w:rPr>
        <w:t>では</w:t>
      </w:r>
      <w:r w:rsidR="000522BB">
        <w:rPr>
          <w:rFonts w:ascii="Meiryo UI" w:eastAsia="Meiryo UI" w:hAnsi="Meiryo UI" w:hint="eastAsia"/>
          <w:kern w:val="0"/>
        </w:rPr>
        <w:t>教師ありデータの回帰問題のアルゴリズムとしてよく使われる</w:t>
      </w:r>
      <w:r w:rsidRPr="006949F7">
        <w:rPr>
          <w:rFonts w:ascii="Meiryo UI" w:eastAsia="Meiryo UI" w:hAnsi="Meiryo UI" w:hint="eastAsia"/>
          <w:kern w:val="0"/>
        </w:rPr>
        <w:t>ニューラルネットワークと決定木</w:t>
      </w:r>
      <w:r w:rsidR="000522BB">
        <w:rPr>
          <w:rFonts w:ascii="Meiryo UI" w:eastAsia="Meiryo UI" w:hAnsi="Meiryo UI" w:hint="eastAsia"/>
          <w:kern w:val="0"/>
        </w:rPr>
        <w:t>について比較検討をおこなう</w:t>
      </w:r>
      <w:r w:rsidR="00737ADF">
        <w:rPr>
          <w:rFonts w:ascii="Meiryo UI" w:eastAsia="Meiryo UI" w:hAnsi="Meiryo UI" w:hint="eastAsia"/>
          <w:kern w:val="0"/>
        </w:rPr>
        <w:t>。</w:t>
      </w:r>
      <w:r w:rsidRPr="006949F7">
        <w:rPr>
          <w:rFonts w:ascii="Meiryo UI" w:eastAsia="Meiryo UI" w:hAnsi="Meiryo UI" w:hint="eastAsia"/>
          <w:kern w:val="0"/>
        </w:rPr>
        <w:t>それぞれの学習のアルゴリズムについて以下に説明する</w:t>
      </w:r>
    </w:p>
    <w:p w14:paraId="40245C2B" w14:textId="26CA8A8B" w:rsidR="00737ADF" w:rsidRPr="00737ADF" w:rsidRDefault="00737ADF" w:rsidP="00737ADF">
      <w:pPr>
        <w:pStyle w:val="a9"/>
        <w:ind w:firstLineChars="100" w:firstLine="200"/>
        <w:rPr>
          <w:rFonts w:ascii="Meiryo UI" w:eastAsia="Meiryo UI" w:hAnsi="Meiryo UI"/>
          <w:kern w:val="0"/>
        </w:rPr>
      </w:pPr>
      <w:r w:rsidRPr="00737ADF">
        <w:rPr>
          <w:rFonts w:ascii="Meiryo UI" w:eastAsia="Meiryo UI" w:hAnsi="Meiryo UI" w:hint="eastAsia"/>
          <w:kern w:val="0"/>
        </w:rPr>
        <w:t>i）ニューラルネットワーク</w:t>
      </w:r>
    </w:p>
    <w:p w14:paraId="4DF0BE47" w14:textId="484343FE" w:rsidR="00737ADF" w:rsidRPr="00737ADF" w:rsidRDefault="00737ADF" w:rsidP="00737ADF">
      <w:pPr>
        <w:pStyle w:val="a9"/>
        <w:ind w:firstLineChars="100" w:firstLine="200"/>
        <w:rPr>
          <w:rFonts w:ascii="Meiryo UI" w:eastAsia="Meiryo UI" w:hAnsi="Meiryo UI"/>
          <w:kern w:val="0"/>
        </w:rPr>
      </w:pPr>
      <w:r w:rsidRPr="00737ADF">
        <w:rPr>
          <w:rFonts w:ascii="Meiryo UI" w:eastAsia="Meiryo UI" w:hAnsi="Meiryo UI" w:hint="eastAsia"/>
          <w:kern w:val="0"/>
        </w:rPr>
        <w:t>ニューラルネットワークとは人間の脳の中にある神経細胞（ニュ</w:t>
      </w:r>
      <w:r w:rsidR="00C17901">
        <w:rPr>
          <w:rFonts w:ascii="Meiryo UI" w:eastAsia="Meiryo UI" w:hAnsi="Meiryo UI" w:hint="eastAsia"/>
          <w:kern w:val="0"/>
        </w:rPr>
        <w:t>ーロン）とその繋がりを数式によるモデルで表現したものである。図５</w:t>
      </w:r>
      <w:r w:rsidRPr="00737ADF">
        <w:rPr>
          <w:rFonts w:ascii="Meiryo UI" w:eastAsia="Meiryo UI" w:hAnsi="Meiryo UI" w:hint="eastAsia"/>
          <w:kern w:val="0"/>
        </w:rPr>
        <w:t>に神経細胞の信号伝達と人工ニューロンのモデルを示す。</w:t>
      </w:r>
    </w:p>
    <w:p w14:paraId="27C08FC6" w14:textId="3D7BF754" w:rsidR="00737ADF" w:rsidRPr="00737ADF" w:rsidRDefault="00737ADF" w:rsidP="00737ADF">
      <w:pPr>
        <w:pStyle w:val="a9"/>
        <w:ind w:firstLineChars="100" w:firstLine="200"/>
        <w:rPr>
          <w:rFonts w:ascii="Meiryo UI" w:eastAsia="Meiryo UI" w:hAnsi="Meiryo UI"/>
          <w:kern w:val="0"/>
        </w:rPr>
      </w:pPr>
      <w:r w:rsidRPr="00737ADF">
        <w:rPr>
          <w:rFonts w:ascii="Meiryo UI" w:eastAsia="Meiryo UI" w:hAnsi="Meiryo UI"/>
          <w:kern w:val="0"/>
        </w:rPr>
        <w:t xml:space="preserve"> </w:t>
      </w:r>
      <w:r>
        <w:rPr>
          <w:noProof/>
        </w:rPr>
        <w:drawing>
          <wp:inline distT="0" distB="0" distL="0" distR="0" wp14:anchorId="57CC37A4" wp14:editId="507F7E85">
            <wp:extent cx="4886325" cy="2096684"/>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5438" cy="2104885"/>
                    </a:xfrm>
                    <a:prstGeom prst="rect">
                      <a:avLst/>
                    </a:prstGeom>
                  </pic:spPr>
                </pic:pic>
              </a:graphicData>
            </a:graphic>
          </wp:inline>
        </w:drawing>
      </w:r>
    </w:p>
    <w:p w14:paraId="6BF70B35" w14:textId="52E89A5B" w:rsidR="00737ADF" w:rsidRDefault="00C17901" w:rsidP="00737ADF">
      <w:pPr>
        <w:pStyle w:val="a9"/>
        <w:ind w:firstLineChars="100" w:firstLine="200"/>
        <w:jc w:val="center"/>
        <w:rPr>
          <w:rFonts w:ascii="Meiryo UI" w:eastAsia="Meiryo UI" w:hAnsi="Meiryo UI"/>
          <w:kern w:val="0"/>
        </w:rPr>
      </w:pPr>
      <w:r>
        <w:rPr>
          <w:rFonts w:ascii="Meiryo UI" w:eastAsia="Meiryo UI" w:hAnsi="Meiryo UI" w:hint="eastAsia"/>
          <w:kern w:val="0"/>
        </w:rPr>
        <w:t>図５</w:t>
      </w:r>
      <w:r w:rsidR="00737ADF" w:rsidRPr="00737ADF">
        <w:rPr>
          <w:rFonts w:ascii="Meiryo UI" w:eastAsia="Meiryo UI" w:hAnsi="Meiryo UI" w:hint="eastAsia"/>
          <w:kern w:val="0"/>
        </w:rPr>
        <w:t>．神経回路網と人工ニューロン</w:t>
      </w:r>
      <w:r w:rsidR="00A66A35" w:rsidRPr="00A66A35">
        <w:rPr>
          <w:rFonts w:ascii="Meiryo UI" w:eastAsia="Meiryo UI" w:hAnsi="Meiryo UI" w:hint="eastAsia"/>
          <w:kern w:val="0"/>
          <w:vertAlign w:val="superscript"/>
        </w:rPr>
        <w:t>1)</w:t>
      </w:r>
    </w:p>
    <w:p w14:paraId="567EE8CC" w14:textId="53ACDF30" w:rsidR="00737ADF" w:rsidRDefault="00737ADF" w:rsidP="00737ADF">
      <w:pPr>
        <w:pStyle w:val="a9"/>
        <w:ind w:firstLineChars="100" w:firstLine="200"/>
        <w:rPr>
          <w:rFonts w:ascii="Meiryo UI" w:eastAsia="Meiryo UI" w:hAnsi="Meiryo UI"/>
          <w:kern w:val="0"/>
        </w:rPr>
      </w:pPr>
    </w:p>
    <w:p w14:paraId="3B4E87B5" w14:textId="5E3F4197" w:rsidR="00737ADF" w:rsidRPr="00737ADF" w:rsidRDefault="00C17901" w:rsidP="00737ADF">
      <w:pPr>
        <w:pStyle w:val="a9"/>
        <w:ind w:firstLineChars="100" w:firstLine="200"/>
        <w:rPr>
          <w:rFonts w:ascii="Meiryo UI" w:eastAsia="Meiryo UI" w:hAnsi="Meiryo UI"/>
          <w:kern w:val="0"/>
        </w:rPr>
      </w:pPr>
      <w:r>
        <w:rPr>
          <w:rFonts w:ascii="Meiryo UI" w:eastAsia="Meiryo UI" w:hAnsi="Meiryo UI" w:hint="eastAsia"/>
          <w:kern w:val="0"/>
        </w:rPr>
        <w:t>図５</w:t>
      </w:r>
      <w:r w:rsidR="00737ADF">
        <w:rPr>
          <w:rFonts w:ascii="Meiryo UI" w:eastAsia="Meiryo UI" w:hAnsi="Meiryo UI" w:hint="eastAsia"/>
          <w:kern w:val="0"/>
        </w:rPr>
        <w:t>左の</w:t>
      </w:r>
      <w:r w:rsidR="00737ADF" w:rsidRPr="00737ADF">
        <w:rPr>
          <w:rFonts w:ascii="Meiryo UI" w:eastAsia="Meiryo UI" w:hAnsi="Meiryo UI" w:hint="eastAsia"/>
          <w:kern w:val="0"/>
        </w:rPr>
        <w:t>神経細胞は樹状突起を経由して他の多くの神経細胞からの信号を受け取る。それぞれの信号は神経伝達物質の量によって伝わりやすさが異なっている。神経細胞が受けた電気信号の総電気量が一定値を超えると次の神経細胞へ信号を伝える仕組みになっている。</w:t>
      </w:r>
    </w:p>
    <w:p w14:paraId="059D89BD" w14:textId="5149BF0C" w:rsidR="00737ADF" w:rsidRDefault="00737ADF" w:rsidP="00737ADF">
      <w:pPr>
        <w:pStyle w:val="a9"/>
        <w:ind w:firstLineChars="100" w:firstLine="200"/>
        <w:rPr>
          <w:rFonts w:ascii="Meiryo UI" w:eastAsia="Meiryo UI" w:hAnsi="Meiryo UI"/>
          <w:kern w:val="0"/>
        </w:rPr>
      </w:pPr>
      <w:r>
        <w:rPr>
          <w:rFonts w:ascii="Meiryo UI" w:eastAsia="Meiryo UI" w:hAnsi="Meiryo UI" w:hint="eastAsia"/>
          <w:kern w:val="0"/>
        </w:rPr>
        <w:lastRenderedPageBreak/>
        <w:t>一方で、右の</w:t>
      </w:r>
      <w:r w:rsidRPr="00737ADF">
        <w:rPr>
          <w:rFonts w:ascii="Meiryo UI" w:eastAsia="Meiryo UI" w:hAnsi="Meiryo UI" w:hint="eastAsia"/>
          <w:kern w:val="0"/>
        </w:rPr>
        <w:t>人工ニューロンでは入力x1～x3に対して重みづけの係数w1~w3</w:t>
      </w:r>
      <w:r w:rsidR="00DC0947">
        <w:rPr>
          <w:rFonts w:ascii="Meiryo UI" w:eastAsia="Meiryo UI" w:hAnsi="Meiryo UI" w:hint="eastAsia"/>
          <w:kern w:val="0"/>
        </w:rPr>
        <w:t>を用意する。次にそれぞれを掛け</w:t>
      </w:r>
      <w:r w:rsidRPr="00737ADF">
        <w:rPr>
          <w:rFonts w:ascii="Meiryo UI" w:eastAsia="Meiryo UI" w:hAnsi="Meiryo UI" w:hint="eastAsia"/>
          <w:kern w:val="0"/>
        </w:rPr>
        <w:t>合わせた線形和を計算し、最後に活性化関数で総和値の変換をおこなう。最後の活性化関数を入れることで</w:t>
      </w:r>
      <w:r>
        <w:rPr>
          <w:rFonts w:ascii="Meiryo UI" w:eastAsia="Meiryo UI" w:hAnsi="Meiryo UI" w:hint="eastAsia"/>
          <w:kern w:val="0"/>
        </w:rPr>
        <w:t>非線形の表現が可能となり複雑なモデルを表現できるようになる。</w:t>
      </w:r>
    </w:p>
    <w:p w14:paraId="47700624" w14:textId="0493853C" w:rsidR="00833129" w:rsidRDefault="004902C5" w:rsidP="00737ADF">
      <w:pPr>
        <w:pStyle w:val="a9"/>
        <w:ind w:firstLineChars="100" w:firstLine="200"/>
        <w:rPr>
          <w:rFonts w:ascii="Meiryo UI" w:eastAsia="Meiryo UI" w:hAnsi="Meiryo UI"/>
          <w:kern w:val="0"/>
        </w:rPr>
      </w:pPr>
      <w:r>
        <w:rPr>
          <w:rFonts w:ascii="Meiryo UI" w:eastAsia="Meiryo UI" w:hAnsi="Meiryo UI" w:hint="eastAsia"/>
          <w:kern w:val="0"/>
        </w:rPr>
        <w:t>ニューラルネットワーク</w:t>
      </w:r>
      <w:r w:rsidR="00833129">
        <w:rPr>
          <w:rFonts w:ascii="Meiryo UI" w:eastAsia="Meiryo UI" w:hAnsi="Meiryo UI" w:hint="eastAsia"/>
          <w:kern w:val="0"/>
        </w:rPr>
        <w:t>にお</w:t>
      </w:r>
      <w:r>
        <w:rPr>
          <w:rFonts w:ascii="Meiryo UI" w:eastAsia="Meiryo UI" w:hAnsi="Meiryo UI" w:hint="eastAsia"/>
          <w:kern w:val="0"/>
        </w:rPr>
        <w:t>いて</w:t>
      </w:r>
      <w:r w:rsidR="00833129">
        <w:rPr>
          <w:rFonts w:ascii="Meiryo UI" w:eastAsia="Meiryo UI" w:hAnsi="Meiryo UI" w:hint="eastAsia"/>
          <w:kern w:val="0"/>
        </w:rPr>
        <w:t>学習</w:t>
      </w:r>
      <w:r>
        <w:rPr>
          <w:rFonts w:ascii="Meiryo UI" w:eastAsia="Meiryo UI" w:hAnsi="Meiryo UI" w:hint="eastAsia"/>
          <w:kern w:val="0"/>
        </w:rPr>
        <w:t>を進めていく方法は、</w:t>
      </w:r>
      <w:r w:rsidR="00833129">
        <w:rPr>
          <w:rFonts w:ascii="Meiryo UI" w:eastAsia="Meiryo UI" w:hAnsi="Meiryo UI" w:hint="eastAsia"/>
          <w:kern w:val="0"/>
        </w:rPr>
        <w:t>予想された出力yと教師データとの</w:t>
      </w:r>
      <w:r>
        <w:rPr>
          <w:rFonts w:ascii="Meiryo UI" w:eastAsia="Meiryo UI" w:hAnsi="Meiryo UI" w:hint="eastAsia"/>
          <w:kern w:val="0"/>
        </w:rPr>
        <w:t>誤差</w:t>
      </w:r>
      <w:r w:rsidR="00833129">
        <w:rPr>
          <w:rFonts w:ascii="Meiryo UI" w:eastAsia="Meiryo UI" w:hAnsi="Meiryo UI" w:hint="eastAsia"/>
          <w:kern w:val="0"/>
        </w:rPr>
        <w:t>を最小にするように</w:t>
      </w:r>
      <w:r>
        <w:rPr>
          <w:rFonts w:ascii="Meiryo UI" w:eastAsia="Meiryo UI" w:hAnsi="Meiryo UI" w:hint="eastAsia"/>
          <w:kern w:val="0"/>
        </w:rPr>
        <w:t>重みづけの係数w1~w3を調整</w:t>
      </w:r>
      <w:r w:rsidR="00C36BF7">
        <w:rPr>
          <w:rFonts w:ascii="Meiryo UI" w:eastAsia="Meiryo UI" w:hAnsi="Meiryo UI" w:hint="eastAsia"/>
          <w:kern w:val="0"/>
        </w:rPr>
        <w:t>することである</w:t>
      </w:r>
      <w:r>
        <w:rPr>
          <w:rFonts w:ascii="Meiryo UI" w:eastAsia="Meiryo UI" w:hAnsi="Meiryo UI" w:hint="eastAsia"/>
          <w:kern w:val="0"/>
        </w:rPr>
        <w:t>。</w:t>
      </w:r>
      <w:r w:rsidR="005525E3">
        <w:rPr>
          <w:rFonts w:ascii="Meiryo UI" w:eastAsia="Meiryo UI" w:hAnsi="Meiryo UI" w:hint="eastAsia"/>
          <w:kern w:val="0"/>
        </w:rPr>
        <w:t>詳細の</w:t>
      </w:r>
      <w:r>
        <w:rPr>
          <w:rFonts w:ascii="Meiryo UI" w:eastAsia="Meiryo UI" w:hAnsi="Meiryo UI" w:hint="eastAsia"/>
          <w:kern w:val="0"/>
        </w:rPr>
        <w:t>計算方法はappendixに記載する。</w:t>
      </w:r>
    </w:p>
    <w:p w14:paraId="03BA91EB" w14:textId="7761CC6A" w:rsidR="004902C5" w:rsidRDefault="004902C5" w:rsidP="00737ADF">
      <w:pPr>
        <w:pStyle w:val="a9"/>
        <w:ind w:firstLineChars="100" w:firstLine="200"/>
        <w:rPr>
          <w:rFonts w:ascii="Meiryo UI" w:eastAsia="Meiryo UI" w:hAnsi="Meiryo UI"/>
          <w:kern w:val="0"/>
        </w:rPr>
      </w:pPr>
    </w:p>
    <w:p w14:paraId="32ADCDDB" w14:textId="6309D6A6" w:rsidR="004902C5" w:rsidRPr="004902C5" w:rsidRDefault="004902C5" w:rsidP="004902C5">
      <w:pPr>
        <w:pStyle w:val="a9"/>
        <w:ind w:firstLineChars="100" w:firstLine="200"/>
        <w:rPr>
          <w:rFonts w:ascii="Meiryo UI" w:eastAsia="Meiryo UI" w:hAnsi="Meiryo UI"/>
          <w:kern w:val="0"/>
        </w:rPr>
      </w:pPr>
      <w:r w:rsidRPr="004902C5">
        <w:rPr>
          <w:rFonts w:ascii="Meiryo UI" w:eastAsia="Meiryo UI" w:hAnsi="Meiryo UI" w:hint="eastAsia"/>
          <w:kern w:val="0"/>
        </w:rPr>
        <w:t>ii）決定木</w:t>
      </w:r>
    </w:p>
    <w:p w14:paraId="50BF0A8C" w14:textId="1E76A36D" w:rsidR="004902C5" w:rsidRPr="004902C5" w:rsidRDefault="004902C5" w:rsidP="004902C5">
      <w:pPr>
        <w:pStyle w:val="a9"/>
        <w:ind w:firstLineChars="100" w:firstLine="200"/>
        <w:rPr>
          <w:rFonts w:ascii="Meiryo UI" w:eastAsia="Meiryo UI" w:hAnsi="Meiryo UI"/>
          <w:kern w:val="0"/>
        </w:rPr>
      </w:pPr>
      <w:r w:rsidRPr="004902C5">
        <w:rPr>
          <w:rFonts w:ascii="Meiryo UI" w:eastAsia="Meiryo UI" w:hAnsi="Meiryo UI" w:hint="eastAsia"/>
          <w:kern w:val="0"/>
        </w:rPr>
        <w:t xml:space="preserve">　決定木とはデータを木構造で分類していくことで、そのデータの構造を学習する機械学習方法である。データを木構造で分割して正解に近くなるように</w:t>
      </w:r>
      <w:r w:rsidR="005525E3">
        <w:rPr>
          <w:rFonts w:ascii="Meiryo UI" w:eastAsia="Meiryo UI" w:hAnsi="Meiryo UI" w:hint="eastAsia"/>
          <w:kern w:val="0"/>
        </w:rPr>
        <w:t>各分岐</w:t>
      </w:r>
      <w:r w:rsidRPr="004902C5">
        <w:rPr>
          <w:rFonts w:ascii="Meiryo UI" w:eastAsia="Meiryo UI" w:hAnsi="Meiryo UI" w:hint="eastAsia"/>
          <w:kern w:val="0"/>
        </w:rPr>
        <w:t>条件を設定する。</w:t>
      </w:r>
      <w:r w:rsidR="00A66A35">
        <w:rPr>
          <w:rFonts w:ascii="Meiryo UI" w:eastAsia="Meiryo UI" w:hAnsi="Meiryo UI" w:hint="eastAsia"/>
          <w:kern w:val="0"/>
        </w:rPr>
        <w:t>例として図６に</w:t>
      </w:r>
      <w:r w:rsidR="002F2480">
        <w:rPr>
          <w:rFonts w:ascii="Meiryo UI" w:eastAsia="Meiryo UI" w:hAnsi="Meiryo UI" w:hint="eastAsia"/>
          <w:kern w:val="0"/>
        </w:rPr>
        <w:t>受信したメールが</w:t>
      </w:r>
      <w:r w:rsidR="00A66A35">
        <w:rPr>
          <w:rFonts w:ascii="Meiryo UI" w:eastAsia="Meiryo UI" w:hAnsi="Meiryo UI" w:hint="eastAsia"/>
          <w:kern w:val="0"/>
        </w:rPr>
        <w:t>スパムメールかどうかを判定する決定木</w:t>
      </w:r>
      <w:r w:rsidRPr="004902C5">
        <w:rPr>
          <w:rFonts w:ascii="Meiryo UI" w:eastAsia="Meiryo UI" w:hAnsi="Meiryo UI" w:hint="eastAsia"/>
          <w:kern w:val="0"/>
        </w:rPr>
        <w:t>を示す。</w:t>
      </w:r>
    </w:p>
    <w:p w14:paraId="4C047B58" w14:textId="5414D555" w:rsidR="004902C5" w:rsidRPr="004902C5" w:rsidRDefault="00A66A35" w:rsidP="00A66A35">
      <w:pPr>
        <w:pStyle w:val="a9"/>
        <w:ind w:firstLineChars="100" w:firstLine="200"/>
        <w:jc w:val="center"/>
        <w:rPr>
          <w:rFonts w:ascii="Meiryo UI" w:eastAsia="Meiryo UI" w:hAnsi="Meiryo UI"/>
          <w:kern w:val="0"/>
        </w:rPr>
      </w:pPr>
      <w:r>
        <w:rPr>
          <w:rFonts w:ascii="Meiryo UI" w:eastAsia="Meiryo UI" w:hAnsi="Meiryo UI"/>
          <w:noProof/>
          <w:kern w:val="0"/>
        </w:rPr>
        <w:drawing>
          <wp:inline distT="0" distB="0" distL="0" distR="0" wp14:anchorId="4A6BC980" wp14:editId="0CDD61A7">
            <wp:extent cx="3523615" cy="2011680"/>
            <wp:effectExtent l="0" t="0" r="635" b="762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3615" cy="2011680"/>
                    </a:xfrm>
                    <a:prstGeom prst="rect">
                      <a:avLst/>
                    </a:prstGeom>
                    <a:noFill/>
                    <a:ln>
                      <a:noFill/>
                    </a:ln>
                  </pic:spPr>
                </pic:pic>
              </a:graphicData>
            </a:graphic>
          </wp:inline>
        </w:drawing>
      </w:r>
    </w:p>
    <w:p w14:paraId="7DEBEB86" w14:textId="3BF060A5" w:rsidR="004902C5" w:rsidRDefault="004902C5" w:rsidP="00A66A35">
      <w:pPr>
        <w:pStyle w:val="a9"/>
        <w:ind w:firstLineChars="100" w:firstLine="200"/>
        <w:jc w:val="center"/>
        <w:rPr>
          <w:rFonts w:ascii="Meiryo UI" w:eastAsia="Meiryo UI" w:hAnsi="Meiryo UI"/>
          <w:kern w:val="0"/>
        </w:rPr>
      </w:pPr>
      <w:r w:rsidRPr="004902C5">
        <w:rPr>
          <w:rFonts w:ascii="Meiryo UI" w:eastAsia="Meiryo UI" w:hAnsi="Meiryo UI" w:hint="eastAsia"/>
          <w:kern w:val="0"/>
        </w:rPr>
        <w:t>図６．スパムメールを判断する決定木</w:t>
      </w:r>
    </w:p>
    <w:p w14:paraId="0FB87342" w14:textId="056CE3F4" w:rsidR="00A66A35" w:rsidRDefault="00A66A35" w:rsidP="00A66A35">
      <w:pPr>
        <w:widowControl/>
        <w:rPr>
          <w:rFonts w:ascii="Meiryo UI" w:eastAsia="Meiryo UI" w:hAnsi="Meiryo UI" w:cs="Courier New"/>
          <w:kern w:val="0"/>
          <w:sz w:val="20"/>
          <w:szCs w:val="21"/>
        </w:rPr>
      </w:pPr>
    </w:p>
    <w:p w14:paraId="1C60943D" w14:textId="7C168DE7" w:rsidR="004F1509" w:rsidRDefault="00A66A35" w:rsidP="005525E3">
      <w:pPr>
        <w:widowControl/>
        <w:ind w:firstLineChars="100" w:firstLine="200"/>
        <w:rPr>
          <w:rFonts w:ascii="Meiryo UI" w:eastAsia="Meiryo UI" w:hAnsi="Meiryo UI" w:cs="Courier New"/>
          <w:kern w:val="0"/>
          <w:sz w:val="20"/>
          <w:szCs w:val="21"/>
        </w:rPr>
      </w:pPr>
      <w:r w:rsidRPr="00A66A35">
        <w:rPr>
          <w:rFonts w:ascii="Meiryo UI" w:eastAsia="Meiryo UI" w:hAnsi="Meiryo UI" w:cs="Courier New" w:hint="eastAsia"/>
          <w:kern w:val="0"/>
          <w:sz w:val="20"/>
          <w:szCs w:val="21"/>
        </w:rPr>
        <w:t>図６では『単語に「無料」を含むか』と『連絡帳にある人からのメールか』の２種類の入力データ</w:t>
      </w:r>
      <w:r>
        <w:rPr>
          <w:rFonts w:ascii="Meiryo UI" w:eastAsia="Meiryo UI" w:hAnsi="Meiryo UI" w:cs="Courier New" w:hint="eastAsia"/>
          <w:kern w:val="0"/>
          <w:sz w:val="20"/>
          <w:szCs w:val="21"/>
        </w:rPr>
        <w:t>が与えられたとき</w:t>
      </w:r>
      <w:r w:rsidRPr="00A66A35">
        <w:rPr>
          <w:rFonts w:ascii="Meiryo UI" w:eastAsia="Meiryo UI" w:hAnsi="Meiryo UI" w:cs="Courier New" w:hint="eastAsia"/>
          <w:kern w:val="0"/>
          <w:sz w:val="20"/>
          <w:szCs w:val="21"/>
        </w:rPr>
        <w:t>に『スパムメールであるか』の判定をおこなっている。どちらの入力を先に判定するかは、</w:t>
      </w:r>
      <w:r w:rsidR="00C36BF7">
        <w:rPr>
          <w:rFonts w:ascii="Meiryo UI" w:eastAsia="Meiryo UI" w:hAnsi="Meiryo UI" w:cs="Courier New" w:hint="eastAsia"/>
          <w:kern w:val="0"/>
          <w:sz w:val="20"/>
          <w:szCs w:val="21"/>
        </w:rPr>
        <w:t>分割した</w:t>
      </w:r>
      <w:r w:rsidR="004F1509">
        <w:rPr>
          <w:rFonts w:ascii="Meiryo UI" w:eastAsia="Meiryo UI" w:hAnsi="Meiryo UI" w:cs="Courier New" w:hint="eastAsia"/>
          <w:kern w:val="0"/>
          <w:sz w:val="20"/>
          <w:szCs w:val="21"/>
        </w:rPr>
        <w:t>グループのデータ</w:t>
      </w:r>
      <w:r w:rsidR="00C36BF7">
        <w:rPr>
          <w:rFonts w:ascii="Meiryo UI" w:eastAsia="Meiryo UI" w:hAnsi="Meiryo UI" w:cs="Courier New" w:hint="eastAsia"/>
          <w:kern w:val="0"/>
          <w:sz w:val="20"/>
          <w:szCs w:val="21"/>
        </w:rPr>
        <w:t>情報量が少なくなる</w:t>
      </w:r>
      <w:r w:rsidR="004F1509">
        <w:rPr>
          <w:rFonts w:ascii="Meiryo UI" w:eastAsia="Meiryo UI" w:hAnsi="Meiryo UI" w:cs="Courier New" w:hint="eastAsia"/>
          <w:kern w:val="0"/>
          <w:sz w:val="20"/>
          <w:szCs w:val="21"/>
        </w:rPr>
        <w:t>ほうが優先して</w:t>
      </w:r>
      <w:r w:rsidRPr="00A66A35">
        <w:rPr>
          <w:rFonts w:ascii="Meiryo UI" w:eastAsia="Meiryo UI" w:hAnsi="Meiryo UI" w:cs="Courier New" w:hint="eastAsia"/>
          <w:kern w:val="0"/>
          <w:sz w:val="20"/>
          <w:szCs w:val="21"/>
        </w:rPr>
        <w:t>選択される。また、複数の決定木が候補となる場合には、木構造がシンプルな形になるものが選択される。</w:t>
      </w:r>
    </w:p>
    <w:p w14:paraId="3D71C828" w14:textId="07869CCA" w:rsidR="00A66A35" w:rsidRDefault="004F1509" w:rsidP="004F1509">
      <w:pPr>
        <w:widowControl/>
        <w:ind w:firstLineChars="100" w:firstLine="200"/>
        <w:rPr>
          <w:rFonts w:ascii="Meiryo UI" w:eastAsia="Meiryo UI" w:hAnsi="Meiryo UI" w:cs="Courier New"/>
          <w:kern w:val="0"/>
          <w:sz w:val="20"/>
          <w:szCs w:val="21"/>
        </w:rPr>
      </w:pPr>
      <w:r w:rsidRPr="004F1509">
        <w:rPr>
          <w:rFonts w:ascii="Meiryo UI" w:eastAsia="Meiryo UI" w:hAnsi="Meiryo UI" w:cs="Courier New" w:hint="eastAsia"/>
          <w:kern w:val="0"/>
          <w:sz w:val="20"/>
          <w:szCs w:val="21"/>
        </w:rPr>
        <w:t>決定木にはいくつかの</w:t>
      </w:r>
      <w:r w:rsidR="00FE7BF9">
        <w:rPr>
          <w:rFonts w:ascii="Meiryo UI" w:eastAsia="Meiryo UI" w:hAnsi="Meiryo UI" w:cs="Courier New" w:hint="eastAsia"/>
          <w:kern w:val="0"/>
          <w:sz w:val="20"/>
          <w:szCs w:val="21"/>
        </w:rPr>
        <w:t>構造の</w:t>
      </w:r>
      <w:r w:rsidRPr="004F1509">
        <w:rPr>
          <w:rFonts w:ascii="Meiryo UI" w:eastAsia="Meiryo UI" w:hAnsi="Meiryo UI" w:cs="Courier New" w:hint="eastAsia"/>
          <w:kern w:val="0"/>
          <w:sz w:val="20"/>
          <w:szCs w:val="21"/>
        </w:rPr>
        <w:t>組み方があるが、</w:t>
      </w:r>
      <w:r w:rsidR="004301F9">
        <w:rPr>
          <w:rFonts w:ascii="Meiryo UI" w:eastAsia="Meiryo UI" w:hAnsi="Meiryo UI" w:cs="Courier New" w:hint="eastAsia"/>
          <w:kern w:val="0"/>
          <w:sz w:val="20"/>
          <w:szCs w:val="21"/>
        </w:rPr>
        <w:t>ここでは</w:t>
      </w:r>
      <w:r w:rsidRPr="004F1509">
        <w:rPr>
          <w:rFonts w:ascii="Meiryo UI" w:eastAsia="Meiryo UI" w:hAnsi="Meiryo UI" w:cs="Courier New" w:hint="eastAsia"/>
          <w:kern w:val="0"/>
          <w:sz w:val="20"/>
          <w:szCs w:val="21"/>
        </w:rPr>
        <w:t>LightGBM（Light Gradient Boosting Machine）を例に説明する。LightGBMは勾配ブースティングとよばれる決定木のアルゴリズムの一つである。勾配（Gradient）とは微分して求められた傾きのことで、予想値と正解値の誤差の微分値に相当する。ブースティング（Boosting）の手順を図７に示す。</w:t>
      </w:r>
    </w:p>
    <w:p w14:paraId="1310C7A8" w14:textId="20AF9164" w:rsidR="004F1509" w:rsidRDefault="00017E40" w:rsidP="004F1509">
      <w:pPr>
        <w:widowControl/>
        <w:jc w:val="center"/>
        <w:rPr>
          <w:rFonts w:ascii="Meiryo UI" w:eastAsia="Meiryo UI" w:hAnsi="Meiryo UI" w:cs="Courier New"/>
          <w:kern w:val="0"/>
          <w:sz w:val="20"/>
          <w:szCs w:val="21"/>
        </w:rPr>
      </w:pPr>
      <w:r>
        <w:rPr>
          <w:noProof/>
        </w:rPr>
        <w:drawing>
          <wp:inline distT="0" distB="0" distL="0" distR="0" wp14:anchorId="0A697A1B" wp14:editId="7518E63A">
            <wp:extent cx="5400040" cy="1407795"/>
            <wp:effectExtent l="0" t="0" r="0" b="190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407795"/>
                    </a:xfrm>
                    <a:prstGeom prst="rect">
                      <a:avLst/>
                    </a:prstGeom>
                  </pic:spPr>
                </pic:pic>
              </a:graphicData>
            </a:graphic>
          </wp:inline>
        </w:drawing>
      </w:r>
    </w:p>
    <w:p w14:paraId="14343E9A" w14:textId="3E7F9EA0" w:rsidR="004F1509" w:rsidRDefault="004F1509" w:rsidP="004F1509">
      <w:pPr>
        <w:widowControl/>
        <w:jc w:val="center"/>
        <w:rPr>
          <w:rFonts w:ascii="Meiryo UI" w:eastAsia="Meiryo UI" w:hAnsi="Meiryo UI" w:cs="Courier New"/>
          <w:kern w:val="0"/>
          <w:sz w:val="20"/>
          <w:szCs w:val="21"/>
        </w:rPr>
      </w:pPr>
      <w:r w:rsidRPr="004F1509">
        <w:rPr>
          <w:rFonts w:ascii="Meiryo UI" w:eastAsia="Meiryo UI" w:hAnsi="Meiryo UI" w:cs="Courier New" w:hint="eastAsia"/>
          <w:kern w:val="0"/>
          <w:sz w:val="20"/>
          <w:szCs w:val="21"/>
        </w:rPr>
        <w:lastRenderedPageBreak/>
        <w:t>図７．ブースティング</w:t>
      </w:r>
      <w:r w:rsidR="00C17901">
        <w:rPr>
          <w:rFonts w:ascii="Meiryo UI" w:eastAsia="Meiryo UI" w:hAnsi="Meiryo UI" w:cs="Courier New" w:hint="eastAsia"/>
          <w:kern w:val="0"/>
          <w:sz w:val="20"/>
          <w:szCs w:val="21"/>
          <w:vertAlign w:val="superscript"/>
        </w:rPr>
        <w:t>2)</w:t>
      </w:r>
    </w:p>
    <w:p w14:paraId="394A17E0" w14:textId="77777777" w:rsidR="004F1509" w:rsidRDefault="004F1509" w:rsidP="004F1509">
      <w:pPr>
        <w:widowControl/>
        <w:jc w:val="center"/>
        <w:rPr>
          <w:rFonts w:ascii="Meiryo UI" w:eastAsia="Meiryo UI" w:hAnsi="Meiryo UI" w:cs="Courier New"/>
          <w:kern w:val="0"/>
          <w:sz w:val="20"/>
          <w:szCs w:val="21"/>
        </w:rPr>
      </w:pPr>
    </w:p>
    <w:p w14:paraId="760C30C3" w14:textId="6F48430E" w:rsidR="00A118CF" w:rsidRDefault="004F1509" w:rsidP="004F1509">
      <w:pPr>
        <w:widowControl/>
        <w:ind w:firstLineChars="100" w:firstLine="200"/>
        <w:rPr>
          <w:rFonts w:ascii="Meiryo UI" w:eastAsia="Meiryo UI" w:hAnsi="Meiryo UI" w:cs="Courier New"/>
          <w:kern w:val="0"/>
          <w:sz w:val="20"/>
          <w:szCs w:val="21"/>
        </w:rPr>
      </w:pPr>
      <w:r w:rsidRPr="004F1509">
        <w:rPr>
          <w:rFonts w:ascii="Meiryo UI" w:eastAsia="Meiryo UI" w:hAnsi="Meiryo UI" w:cs="Courier New" w:hint="eastAsia"/>
          <w:kern w:val="0"/>
          <w:sz w:val="20"/>
          <w:szCs w:val="21"/>
        </w:rPr>
        <w:t>最初の</w:t>
      </w:r>
      <w:r w:rsidR="009967A2">
        <w:rPr>
          <w:rFonts w:ascii="Meiryo UI" w:eastAsia="Meiryo UI" w:hAnsi="Meiryo UI" w:cs="Courier New" w:hint="eastAsia"/>
          <w:kern w:val="0"/>
          <w:sz w:val="20"/>
          <w:szCs w:val="21"/>
        </w:rPr>
        <w:t>1段目の</w:t>
      </w:r>
      <w:r w:rsidRPr="004F1509">
        <w:rPr>
          <w:rFonts w:ascii="Meiryo UI" w:eastAsia="Meiryo UI" w:hAnsi="Meiryo UI" w:cs="Courier New" w:hint="eastAsia"/>
          <w:kern w:val="0"/>
          <w:sz w:val="20"/>
          <w:szCs w:val="21"/>
        </w:rPr>
        <w:t>決定木モデルで正解値を予測するモデルを学習する。</w:t>
      </w:r>
      <w:r w:rsidR="00A118CF">
        <w:rPr>
          <w:rFonts w:ascii="Meiryo UI" w:eastAsia="Meiryo UI" w:hAnsi="Meiryo UI" w:cs="Courier New" w:hint="eastAsia"/>
          <w:kern w:val="0"/>
          <w:sz w:val="20"/>
          <w:szCs w:val="21"/>
        </w:rPr>
        <w:t>単体の決定木</w:t>
      </w:r>
      <w:r w:rsidRPr="004F1509">
        <w:rPr>
          <w:rFonts w:ascii="Meiryo UI" w:eastAsia="Meiryo UI" w:hAnsi="Meiryo UI" w:cs="Courier New" w:hint="eastAsia"/>
          <w:kern w:val="0"/>
          <w:sz w:val="20"/>
          <w:szCs w:val="21"/>
        </w:rPr>
        <w:t>モデル</w:t>
      </w:r>
      <w:r w:rsidR="00A118CF">
        <w:rPr>
          <w:rFonts w:ascii="Meiryo UI" w:eastAsia="Meiryo UI" w:hAnsi="Meiryo UI" w:cs="Courier New" w:hint="eastAsia"/>
          <w:kern w:val="0"/>
          <w:sz w:val="20"/>
          <w:szCs w:val="21"/>
        </w:rPr>
        <w:t>ではデータを完全に表現することは難しく、</w:t>
      </w:r>
      <w:r w:rsidRPr="004F1509">
        <w:rPr>
          <w:rFonts w:ascii="Meiryo UI" w:eastAsia="Meiryo UI" w:hAnsi="Meiryo UI" w:cs="Courier New" w:hint="eastAsia"/>
          <w:kern w:val="0"/>
          <w:sz w:val="20"/>
          <w:szCs w:val="21"/>
        </w:rPr>
        <w:t>予想値</w:t>
      </w:r>
      <w:r w:rsidR="00A118CF">
        <w:rPr>
          <w:rFonts w:ascii="Meiryo UI" w:eastAsia="Meiryo UI" w:hAnsi="Meiryo UI" w:cs="Courier New" w:hint="eastAsia"/>
          <w:kern w:val="0"/>
          <w:sz w:val="20"/>
          <w:szCs w:val="21"/>
        </w:rPr>
        <w:t>と</w:t>
      </w:r>
      <w:r w:rsidRPr="004F1509">
        <w:rPr>
          <w:rFonts w:ascii="Meiryo UI" w:eastAsia="Meiryo UI" w:hAnsi="Meiryo UI" w:cs="Courier New" w:hint="eastAsia"/>
          <w:kern w:val="0"/>
          <w:sz w:val="20"/>
          <w:szCs w:val="21"/>
        </w:rPr>
        <w:t>正解値と</w:t>
      </w:r>
      <w:r w:rsidR="00A118CF">
        <w:rPr>
          <w:rFonts w:ascii="Meiryo UI" w:eastAsia="Meiryo UI" w:hAnsi="Meiryo UI" w:cs="Courier New" w:hint="eastAsia"/>
          <w:kern w:val="0"/>
          <w:sz w:val="20"/>
          <w:szCs w:val="21"/>
        </w:rPr>
        <w:t>の間には誤差が</w:t>
      </w:r>
      <w:r w:rsidR="00FE7BF9">
        <w:rPr>
          <w:rFonts w:ascii="Meiryo UI" w:eastAsia="Meiryo UI" w:hAnsi="Meiryo UI" w:cs="Courier New" w:hint="eastAsia"/>
          <w:kern w:val="0"/>
          <w:sz w:val="20"/>
          <w:szCs w:val="21"/>
        </w:rPr>
        <w:t>生じる</w:t>
      </w:r>
      <w:r w:rsidRPr="004F1509">
        <w:rPr>
          <w:rFonts w:ascii="Meiryo UI" w:eastAsia="Meiryo UI" w:hAnsi="Meiryo UI" w:cs="Courier New" w:hint="eastAsia"/>
          <w:kern w:val="0"/>
          <w:sz w:val="20"/>
          <w:szCs w:val="21"/>
        </w:rPr>
        <w:t>。次の</w:t>
      </w:r>
      <w:r w:rsidR="00017E40">
        <w:rPr>
          <w:rFonts w:ascii="Meiryo UI" w:eastAsia="Meiryo UI" w:hAnsi="Meiryo UI" w:cs="Courier New" w:hint="eastAsia"/>
          <w:kern w:val="0"/>
          <w:sz w:val="20"/>
          <w:szCs w:val="21"/>
        </w:rPr>
        <w:t>２</w:t>
      </w:r>
      <w:r w:rsidR="009967A2">
        <w:rPr>
          <w:rFonts w:ascii="Meiryo UI" w:eastAsia="Meiryo UI" w:hAnsi="Meiryo UI" w:cs="Courier New" w:hint="eastAsia"/>
          <w:kern w:val="0"/>
          <w:sz w:val="20"/>
          <w:szCs w:val="21"/>
        </w:rPr>
        <w:t>段目の</w:t>
      </w:r>
      <w:r w:rsidRPr="004F1509">
        <w:rPr>
          <w:rFonts w:ascii="Meiryo UI" w:eastAsia="Meiryo UI" w:hAnsi="Meiryo UI" w:cs="Courier New" w:hint="eastAsia"/>
          <w:kern w:val="0"/>
          <w:sz w:val="20"/>
          <w:szCs w:val="21"/>
        </w:rPr>
        <w:t>決定木モデルではこの</w:t>
      </w:r>
      <w:r w:rsidR="00017E40">
        <w:rPr>
          <w:rFonts w:ascii="Meiryo UI" w:eastAsia="Meiryo UI" w:hAnsi="Meiryo UI" w:cs="Courier New" w:hint="eastAsia"/>
          <w:kern w:val="0"/>
          <w:sz w:val="20"/>
          <w:szCs w:val="21"/>
        </w:rPr>
        <w:t>1段目の</w:t>
      </w:r>
      <w:r w:rsidRPr="004F1509">
        <w:rPr>
          <w:rFonts w:ascii="Meiryo UI" w:eastAsia="Meiryo UI" w:hAnsi="Meiryo UI" w:cs="Courier New" w:hint="eastAsia"/>
          <w:kern w:val="0"/>
          <w:sz w:val="20"/>
          <w:szCs w:val="21"/>
        </w:rPr>
        <w:t>誤差を学習する。この作業を繰り返しおこない、全</w:t>
      </w:r>
      <w:r w:rsidR="00017E40">
        <w:rPr>
          <w:rFonts w:ascii="Meiryo UI" w:eastAsia="Meiryo UI" w:hAnsi="Meiryo UI" w:cs="Courier New" w:hint="eastAsia"/>
          <w:kern w:val="0"/>
          <w:sz w:val="20"/>
          <w:szCs w:val="21"/>
        </w:rPr>
        <w:t>決定木</w:t>
      </w:r>
      <w:r w:rsidRPr="004F1509">
        <w:rPr>
          <w:rFonts w:ascii="Meiryo UI" w:eastAsia="Meiryo UI" w:hAnsi="Meiryo UI" w:cs="Courier New" w:hint="eastAsia"/>
          <w:kern w:val="0"/>
          <w:sz w:val="20"/>
          <w:szCs w:val="21"/>
        </w:rPr>
        <w:t>モデルの予測値の総和を最終の予測値とする方法がブースティングである。</w:t>
      </w:r>
      <w:r w:rsidR="00A118CF">
        <w:rPr>
          <w:rFonts w:ascii="Meiryo UI" w:eastAsia="Meiryo UI" w:hAnsi="Meiryo UI" w:cs="Courier New" w:hint="eastAsia"/>
          <w:kern w:val="0"/>
          <w:sz w:val="20"/>
          <w:szCs w:val="21"/>
        </w:rPr>
        <w:t>これにより、</w:t>
      </w:r>
      <w:r w:rsidR="00017E40">
        <w:rPr>
          <w:rFonts w:ascii="Meiryo UI" w:eastAsia="Meiryo UI" w:hAnsi="Meiryo UI" w:cs="Courier New" w:hint="eastAsia"/>
          <w:kern w:val="0"/>
          <w:sz w:val="20"/>
          <w:szCs w:val="21"/>
        </w:rPr>
        <w:t>単体では精度の低いモデルでも</w:t>
      </w:r>
      <w:r w:rsidR="00FE7BF9">
        <w:rPr>
          <w:rFonts w:ascii="Meiryo UI" w:eastAsia="Meiryo UI" w:hAnsi="Meiryo UI" w:cs="Courier New" w:hint="eastAsia"/>
          <w:kern w:val="0"/>
          <w:sz w:val="20"/>
          <w:szCs w:val="21"/>
        </w:rPr>
        <w:t>複数</w:t>
      </w:r>
      <w:r w:rsidR="00017E40">
        <w:rPr>
          <w:rFonts w:ascii="Meiryo UI" w:eastAsia="Meiryo UI" w:hAnsi="Meiryo UI" w:cs="Courier New" w:hint="eastAsia"/>
          <w:kern w:val="0"/>
          <w:sz w:val="20"/>
          <w:szCs w:val="21"/>
        </w:rPr>
        <w:t>組み合わせ</w:t>
      </w:r>
      <w:r w:rsidR="00FE7BF9">
        <w:rPr>
          <w:rFonts w:ascii="Meiryo UI" w:eastAsia="Meiryo UI" w:hAnsi="Meiryo UI" w:cs="Courier New" w:hint="eastAsia"/>
          <w:kern w:val="0"/>
          <w:sz w:val="20"/>
          <w:szCs w:val="21"/>
        </w:rPr>
        <w:t>ることで</w:t>
      </w:r>
      <w:r w:rsidR="00A118CF">
        <w:rPr>
          <w:rFonts w:ascii="Meiryo UI" w:eastAsia="Meiryo UI" w:hAnsi="Meiryo UI" w:cs="Courier New" w:hint="eastAsia"/>
          <w:kern w:val="0"/>
          <w:sz w:val="20"/>
          <w:szCs w:val="21"/>
        </w:rPr>
        <w:t>精度</w:t>
      </w:r>
      <w:r w:rsidR="00FE7BF9">
        <w:rPr>
          <w:rFonts w:ascii="Meiryo UI" w:eastAsia="Meiryo UI" w:hAnsi="Meiryo UI" w:cs="Courier New" w:hint="eastAsia"/>
          <w:kern w:val="0"/>
          <w:sz w:val="20"/>
          <w:szCs w:val="21"/>
        </w:rPr>
        <w:t>の高いモデルを作ることができる</w:t>
      </w:r>
      <w:r w:rsidR="00A118CF">
        <w:rPr>
          <w:rFonts w:ascii="Meiryo UI" w:eastAsia="Meiryo UI" w:hAnsi="Meiryo UI" w:cs="Courier New" w:hint="eastAsia"/>
          <w:kern w:val="0"/>
          <w:sz w:val="20"/>
          <w:szCs w:val="21"/>
        </w:rPr>
        <w:t>。</w:t>
      </w:r>
    </w:p>
    <w:p w14:paraId="0B620AB0" w14:textId="0AB0EB60" w:rsidR="004F1509" w:rsidRDefault="00C64094" w:rsidP="00A118CF">
      <w:pPr>
        <w:widowControl/>
        <w:ind w:firstLineChars="100" w:firstLine="200"/>
        <w:rPr>
          <w:rFonts w:ascii="Meiryo UI" w:eastAsia="Meiryo UI" w:hAnsi="Meiryo UI" w:cs="Courier New"/>
          <w:kern w:val="0"/>
          <w:sz w:val="20"/>
          <w:szCs w:val="21"/>
        </w:rPr>
      </w:pPr>
      <w:r>
        <w:rPr>
          <w:rFonts w:ascii="Meiryo UI" w:eastAsia="Meiryo UI" w:hAnsi="Meiryo UI" w:cs="Courier New" w:hint="eastAsia"/>
          <w:kern w:val="0"/>
          <w:sz w:val="20"/>
          <w:szCs w:val="21"/>
        </w:rPr>
        <w:t>次に条件分岐の学習の進め方について</w:t>
      </w:r>
      <w:r w:rsidR="004F1509" w:rsidRPr="004F1509">
        <w:rPr>
          <w:rFonts w:ascii="Meiryo UI" w:eastAsia="Meiryo UI" w:hAnsi="Meiryo UI" w:cs="Courier New" w:hint="eastAsia"/>
          <w:kern w:val="0"/>
          <w:sz w:val="20"/>
          <w:szCs w:val="21"/>
        </w:rPr>
        <w:t>図８</w:t>
      </w:r>
      <w:r w:rsidR="00A118CF">
        <w:rPr>
          <w:rFonts w:ascii="Meiryo UI" w:eastAsia="Meiryo UI" w:hAnsi="Meiryo UI" w:cs="Courier New" w:hint="eastAsia"/>
          <w:kern w:val="0"/>
          <w:sz w:val="20"/>
          <w:szCs w:val="21"/>
        </w:rPr>
        <w:t>を用いて説明する</w:t>
      </w:r>
      <w:r w:rsidR="004F1509" w:rsidRPr="004F1509">
        <w:rPr>
          <w:rFonts w:ascii="Meiryo UI" w:eastAsia="Meiryo UI" w:hAnsi="Meiryo UI" w:cs="Courier New" w:hint="eastAsia"/>
          <w:kern w:val="0"/>
          <w:sz w:val="20"/>
          <w:szCs w:val="21"/>
        </w:rPr>
        <w:t>。</w:t>
      </w:r>
    </w:p>
    <w:p w14:paraId="697258CB" w14:textId="4E06814E" w:rsidR="004F1509" w:rsidRDefault="004F1509" w:rsidP="004F1509">
      <w:pPr>
        <w:widowControl/>
        <w:ind w:firstLineChars="100" w:firstLine="200"/>
        <w:jc w:val="center"/>
        <w:rPr>
          <w:rFonts w:ascii="Meiryo UI" w:eastAsia="Meiryo UI" w:hAnsi="Meiryo UI" w:cs="Courier New"/>
          <w:kern w:val="0"/>
          <w:sz w:val="20"/>
          <w:szCs w:val="21"/>
        </w:rPr>
      </w:pPr>
      <w:r>
        <w:rPr>
          <w:rFonts w:ascii="Meiryo UI" w:eastAsia="Meiryo UI" w:hAnsi="Meiryo UI" w:cs="Courier New"/>
          <w:noProof/>
          <w:kern w:val="0"/>
          <w:sz w:val="20"/>
          <w:szCs w:val="21"/>
        </w:rPr>
        <w:drawing>
          <wp:inline distT="0" distB="0" distL="0" distR="0" wp14:anchorId="492C63E0" wp14:editId="1AB7B67F">
            <wp:extent cx="3763736" cy="2198080"/>
            <wp:effectExtent l="0" t="0" r="8255"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0269" cy="2201896"/>
                    </a:xfrm>
                    <a:prstGeom prst="rect">
                      <a:avLst/>
                    </a:prstGeom>
                    <a:noFill/>
                    <a:ln>
                      <a:noFill/>
                    </a:ln>
                  </pic:spPr>
                </pic:pic>
              </a:graphicData>
            </a:graphic>
          </wp:inline>
        </w:drawing>
      </w:r>
    </w:p>
    <w:p w14:paraId="6A9B721D" w14:textId="59724931" w:rsidR="004F1509" w:rsidRDefault="004F1509" w:rsidP="004F1509">
      <w:pPr>
        <w:widowControl/>
        <w:ind w:firstLineChars="100" w:firstLine="200"/>
        <w:jc w:val="center"/>
        <w:rPr>
          <w:rFonts w:ascii="Meiryo UI" w:eastAsia="Meiryo UI" w:hAnsi="Meiryo UI" w:cs="Courier New"/>
          <w:kern w:val="0"/>
          <w:sz w:val="20"/>
          <w:szCs w:val="21"/>
        </w:rPr>
      </w:pPr>
      <w:r>
        <w:rPr>
          <w:rFonts w:ascii="Meiryo UI" w:eastAsia="Meiryo UI" w:hAnsi="Meiryo UI" w:cs="Courier New" w:hint="eastAsia"/>
          <w:kern w:val="0"/>
          <w:sz w:val="20"/>
          <w:szCs w:val="21"/>
        </w:rPr>
        <w:t>図８</w:t>
      </w:r>
      <w:r w:rsidRPr="004F1509">
        <w:rPr>
          <w:rFonts w:ascii="Meiryo UI" w:eastAsia="Meiryo UI" w:hAnsi="Meiryo UI" w:cs="Courier New" w:hint="eastAsia"/>
          <w:kern w:val="0"/>
          <w:sz w:val="20"/>
          <w:szCs w:val="21"/>
        </w:rPr>
        <w:t>．分岐の進め方</w:t>
      </w:r>
    </w:p>
    <w:p w14:paraId="445A908B" w14:textId="3F76FC92" w:rsidR="004F1509" w:rsidRDefault="004F1509" w:rsidP="004F1509">
      <w:pPr>
        <w:widowControl/>
        <w:ind w:firstLineChars="100" w:firstLine="200"/>
        <w:rPr>
          <w:rFonts w:ascii="Meiryo UI" w:eastAsia="Meiryo UI" w:hAnsi="Meiryo UI" w:cs="Courier New"/>
          <w:kern w:val="0"/>
          <w:sz w:val="20"/>
          <w:szCs w:val="21"/>
        </w:rPr>
      </w:pPr>
    </w:p>
    <w:p w14:paraId="6246F740" w14:textId="17CBCD93" w:rsidR="004F1509" w:rsidRDefault="004F1509" w:rsidP="004F1509">
      <w:pPr>
        <w:widowControl/>
        <w:ind w:firstLineChars="100" w:firstLine="200"/>
        <w:rPr>
          <w:rFonts w:ascii="Meiryo UI" w:eastAsia="Meiryo UI" w:hAnsi="Meiryo UI" w:cs="Courier New"/>
          <w:kern w:val="0"/>
          <w:sz w:val="20"/>
          <w:szCs w:val="21"/>
        </w:rPr>
      </w:pPr>
      <w:r w:rsidRPr="004F1509">
        <w:rPr>
          <w:rFonts w:ascii="Meiryo UI" w:eastAsia="Meiryo UI" w:hAnsi="Meiryo UI" w:cs="Courier New" w:hint="eastAsia"/>
          <w:kern w:val="0"/>
          <w:sz w:val="20"/>
          <w:szCs w:val="21"/>
        </w:rPr>
        <w:t>一般的な決定木の分岐の進め方は図８の上段にあるlevel wiseと呼ばれる方法である。</w:t>
      </w:r>
      <w:r>
        <w:rPr>
          <w:rFonts w:ascii="Meiryo UI" w:eastAsia="Meiryo UI" w:hAnsi="Meiryo UI" w:cs="Courier New" w:hint="eastAsia"/>
          <w:kern w:val="0"/>
          <w:sz w:val="20"/>
          <w:szCs w:val="21"/>
        </w:rPr>
        <w:t>level wiseでは</w:t>
      </w:r>
      <w:r w:rsidRPr="004F1509">
        <w:rPr>
          <w:rFonts w:ascii="Meiryo UI" w:eastAsia="Meiryo UI" w:hAnsi="Meiryo UI" w:cs="Courier New" w:hint="eastAsia"/>
          <w:kern w:val="0"/>
          <w:sz w:val="20"/>
          <w:szCs w:val="21"/>
        </w:rPr>
        <w:t>同じ階層まで分割を進めながら学習をおこなう。一方、LightGBMではleaf wiseとよばれる手法が使われている。各葉の中の誤差の大きいものから選択的に分岐をおこなっていく。これにより同じ計算量でも高精度な分岐が可能となる。</w:t>
      </w:r>
      <w:r w:rsidR="00017E40">
        <w:rPr>
          <w:rFonts w:ascii="Meiryo UI" w:eastAsia="Meiryo UI" w:hAnsi="Meiryo UI" w:cs="Courier New" w:hint="eastAsia"/>
          <w:kern w:val="0"/>
          <w:sz w:val="20"/>
          <w:szCs w:val="21"/>
        </w:rPr>
        <w:t>今まで述べてきたように決定木モデルのなかでもLightGBMは予測精度</w:t>
      </w:r>
      <w:r w:rsidR="00FE7BF9">
        <w:rPr>
          <w:rFonts w:ascii="Meiryo UI" w:eastAsia="Meiryo UI" w:hAnsi="Meiryo UI" w:cs="Courier New" w:hint="eastAsia"/>
          <w:kern w:val="0"/>
          <w:sz w:val="20"/>
          <w:szCs w:val="21"/>
        </w:rPr>
        <w:t>が高く、計算速度も速い</w:t>
      </w:r>
      <w:r w:rsidR="00017E40">
        <w:rPr>
          <w:rFonts w:ascii="Meiryo UI" w:eastAsia="Meiryo UI" w:hAnsi="Meiryo UI" w:cs="Courier New" w:hint="eastAsia"/>
          <w:kern w:val="0"/>
          <w:sz w:val="20"/>
          <w:szCs w:val="21"/>
        </w:rPr>
        <w:t>といった特徴がある。本報告でも</w:t>
      </w:r>
      <w:r w:rsidR="0059114C">
        <w:rPr>
          <w:rFonts w:ascii="Meiryo UI" w:eastAsia="Meiryo UI" w:hAnsi="Meiryo UI" w:cs="Courier New" w:hint="eastAsia"/>
          <w:kern w:val="0"/>
          <w:sz w:val="20"/>
          <w:szCs w:val="21"/>
        </w:rPr>
        <w:t>決定木モデルのベースとしてLightGBM</w:t>
      </w:r>
      <w:r w:rsidR="00FE7BF9">
        <w:rPr>
          <w:rFonts w:ascii="Meiryo UI" w:eastAsia="Meiryo UI" w:hAnsi="Meiryo UI" w:cs="Courier New" w:hint="eastAsia"/>
          <w:kern w:val="0"/>
          <w:sz w:val="20"/>
          <w:szCs w:val="21"/>
        </w:rPr>
        <w:t>を使って検討を行う</w:t>
      </w:r>
      <w:r w:rsidR="0059114C">
        <w:rPr>
          <w:rFonts w:ascii="Meiryo UI" w:eastAsia="Meiryo UI" w:hAnsi="Meiryo UI" w:cs="Courier New" w:hint="eastAsia"/>
          <w:kern w:val="0"/>
          <w:sz w:val="20"/>
          <w:szCs w:val="21"/>
        </w:rPr>
        <w:t>。</w:t>
      </w:r>
    </w:p>
    <w:p w14:paraId="570F39C8" w14:textId="77777777" w:rsidR="0059114C" w:rsidRPr="004F1509" w:rsidRDefault="0059114C" w:rsidP="004F1509">
      <w:pPr>
        <w:widowControl/>
        <w:ind w:firstLineChars="100" w:firstLine="200"/>
        <w:rPr>
          <w:rFonts w:ascii="Meiryo UI" w:eastAsia="Meiryo UI" w:hAnsi="Meiryo UI" w:cs="Courier New"/>
          <w:kern w:val="0"/>
          <w:sz w:val="20"/>
          <w:szCs w:val="21"/>
        </w:rPr>
      </w:pPr>
    </w:p>
    <w:p w14:paraId="52C4345F" w14:textId="56EAF22A" w:rsidR="004F1509" w:rsidRDefault="004F1509" w:rsidP="004F1509">
      <w:pPr>
        <w:widowControl/>
        <w:ind w:firstLineChars="100" w:firstLine="200"/>
        <w:rPr>
          <w:rFonts w:ascii="Meiryo UI" w:eastAsia="Meiryo UI" w:hAnsi="Meiryo UI" w:cs="Courier New"/>
          <w:kern w:val="0"/>
          <w:sz w:val="20"/>
          <w:szCs w:val="21"/>
        </w:rPr>
      </w:pPr>
      <w:r w:rsidRPr="004F1509">
        <w:rPr>
          <w:rFonts w:ascii="Meiryo UI" w:eastAsia="Meiryo UI" w:hAnsi="Meiryo UI" w:cs="Courier New" w:hint="eastAsia"/>
          <w:kern w:val="0"/>
          <w:sz w:val="20"/>
          <w:szCs w:val="21"/>
        </w:rPr>
        <w:t xml:space="preserve">　</w:t>
      </w:r>
      <w:r w:rsidR="0059114C">
        <w:rPr>
          <w:rFonts w:ascii="Meiryo UI" w:eastAsia="Meiryo UI" w:hAnsi="Meiryo UI" w:cs="Courier New" w:hint="eastAsia"/>
          <w:kern w:val="0"/>
          <w:sz w:val="20"/>
          <w:szCs w:val="21"/>
        </w:rPr>
        <w:t>本節で</w:t>
      </w:r>
      <w:r w:rsidR="009F128B">
        <w:rPr>
          <w:rFonts w:ascii="Meiryo UI" w:eastAsia="Meiryo UI" w:hAnsi="Meiryo UI" w:cs="Courier New" w:hint="eastAsia"/>
          <w:kern w:val="0"/>
          <w:sz w:val="20"/>
          <w:szCs w:val="21"/>
        </w:rPr>
        <w:t>紹介した</w:t>
      </w:r>
      <w:r w:rsidR="0059114C">
        <w:rPr>
          <w:rFonts w:ascii="Meiryo UI" w:eastAsia="Meiryo UI" w:hAnsi="Meiryo UI" w:cs="Courier New" w:hint="eastAsia"/>
          <w:kern w:val="0"/>
          <w:sz w:val="20"/>
          <w:szCs w:val="21"/>
        </w:rPr>
        <w:t>ように</w:t>
      </w:r>
      <w:r w:rsidRPr="004F1509">
        <w:rPr>
          <w:rFonts w:ascii="Meiryo UI" w:eastAsia="Meiryo UI" w:hAnsi="Meiryo UI" w:cs="Courier New" w:hint="eastAsia"/>
          <w:kern w:val="0"/>
          <w:sz w:val="20"/>
          <w:szCs w:val="21"/>
        </w:rPr>
        <w:t>学習のアルゴリズムによって</w:t>
      </w:r>
      <w:r w:rsidR="0059114C">
        <w:rPr>
          <w:rFonts w:ascii="Meiryo UI" w:eastAsia="Meiryo UI" w:hAnsi="Meiryo UI" w:cs="Courier New" w:hint="eastAsia"/>
          <w:kern w:val="0"/>
          <w:sz w:val="20"/>
          <w:szCs w:val="21"/>
        </w:rPr>
        <w:t>機械学習の</w:t>
      </w:r>
      <w:r w:rsidRPr="004F1509">
        <w:rPr>
          <w:rFonts w:ascii="Meiryo UI" w:eastAsia="Meiryo UI" w:hAnsi="Meiryo UI" w:cs="Courier New" w:hint="eastAsia"/>
          <w:kern w:val="0"/>
          <w:sz w:val="20"/>
          <w:szCs w:val="21"/>
        </w:rPr>
        <w:t>モデルの構成は異なる。ニューラルネットワークでは出力ｙを入力ｘの関数として表す</w:t>
      </w:r>
      <w:r w:rsidR="0059114C">
        <w:rPr>
          <w:rFonts w:ascii="Meiryo UI" w:eastAsia="Meiryo UI" w:hAnsi="Meiryo UI" w:cs="Courier New" w:hint="eastAsia"/>
          <w:kern w:val="0"/>
          <w:sz w:val="20"/>
          <w:szCs w:val="21"/>
        </w:rPr>
        <w:t>意味合いが強い</w:t>
      </w:r>
      <w:r w:rsidRPr="004F1509">
        <w:rPr>
          <w:rFonts w:ascii="Meiryo UI" w:eastAsia="Meiryo UI" w:hAnsi="Meiryo UI" w:cs="Courier New" w:hint="eastAsia"/>
          <w:kern w:val="0"/>
          <w:sz w:val="20"/>
          <w:szCs w:val="21"/>
        </w:rPr>
        <w:t>。そのため連続的に変化するｙを表現しやすいモデルとなっている。一方で決定木ではデータの</w:t>
      </w:r>
      <w:r w:rsidR="0059114C">
        <w:rPr>
          <w:rFonts w:ascii="Meiryo UI" w:eastAsia="Meiryo UI" w:hAnsi="Meiryo UI" w:cs="Courier New" w:hint="eastAsia"/>
          <w:kern w:val="0"/>
          <w:sz w:val="20"/>
          <w:szCs w:val="21"/>
        </w:rPr>
        <w:t>全体の</w:t>
      </w:r>
      <w:r w:rsidRPr="004F1509">
        <w:rPr>
          <w:rFonts w:ascii="Meiryo UI" w:eastAsia="Meiryo UI" w:hAnsi="Meiryo UI" w:cs="Courier New" w:hint="eastAsia"/>
          <w:kern w:val="0"/>
          <w:sz w:val="20"/>
          <w:szCs w:val="21"/>
        </w:rPr>
        <w:t>構造を木構造として表す。これにより</w:t>
      </w:r>
      <w:r w:rsidR="00853426">
        <w:rPr>
          <w:rFonts w:ascii="Meiryo UI" w:eastAsia="Meiryo UI" w:hAnsi="Meiryo UI" w:cs="Courier New" w:hint="eastAsia"/>
          <w:kern w:val="0"/>
          <w:sz w:val="20"/>
          <w:szCs w:val="21"/>
        </w:rPr>
        <w:t>データ全体の持つ特性が表現されやすい</w:t>
      </w:r>
      <w:r w:rsidR="0059114C">
        <w:rPr>
          <w:rFonts w:ascii="Meiryo UI" w:eastAsia="Meiryo UI" w:hAnsi="Meiryo UI" w:cs="Courier New" w:hint="eastAsia"/>
          <w:kern w:val="0"/>
          <w:sz w:val="20"/>
          <w:szCs w:val="21"/>
        </w:rPr>
        <w:t>。分岐</w:t>
      </w:r>
      <w:r w:rsidR="00853426">
        <w:rPr>
          <w:rFonts w:ascii="Meiryo UI" w:eastAsia="Meiryo UI" w:hAnsi="Meiryo UI" w:cs="Courier New" w:hint="eastAsia"/>
          <w:kern w:val="0"/>
          <w:sz w:val="20"/>
          <w:szCs w:val="21"/>
        </w:rPr>
        <w:t>の回数を増やすことで、局所的な変動なども表現することができる</w:t>
      </w:r>
      <w:r w:rsidRPr="004F1509">
        <w:rPr>
          <w:rFonts w:ascii="Meiryo UI" w:eastAsia="Meiryo UI" w:hAnsi="Meiryo UI" w:cs="Courier New" w:hint="eastAsia"/>
          <w:kern w:val="0"/>
          <w:sz w:val="20"/>
          <w:szCs w:val="21"/>
        </w:rPr>
        <w:t>。</w:t>
      </w:r>
      <w:r w:rsidR="00F2748E">
        <w:rPr>
          <w:rFonts w:ascii="Meiryo UI" w:eastAsia="Meiryo UI" w:hAnsi="Meiryo UI" w:cs="Courier New" w:hint="eastAsia"/>
          <w:kern w:val="0"/>
          <w:sz w:val="20"/>
          <w:szCs w:val="21"/>
        </w:rPr>
        <w:t>どちら</w:t>
      </w:r>
      <w:r w:rsidR="0059114C">
        <w:rPr>
          <w:rFonts w:ascii="Meiryo UI" w:eastAsia="Meiryo UI" w:hAnsi="Meiryo UI" w:cs="Courier New" w:hint="eastAsia"/>
          <w:kern w:val="0"/>
          <w:sz w:val="20"/>
          <w:szCs w:val="21"/>
        </w:rPr>
        <w:t>のモデルが優れているかについては一概には判別が難しいため、それぞれ</w:t>
      </w:r>
      <w:r w:rsidR="00853426">
        <w:rPr>
          <w:rFonts w:ascii="Meiryo UI" w:eastAsia="Meiryo UI" w:hAnsi="Meiryo UI" w:cs="Courier New" w:hint="eastAsia"/>
          <w:kern w:val="0"/>
          <w:sz w:val="20"/>
          <w:szCs w:val="21"/>
        </w:rPr>
        <w:t>のモデル</w:t>
      </w:r>
      <w:r w:rsidR="00FE7BF9">
        <w:rPr>
          <w:rFonts w:ascii="Meiryo UI" w:eastAsia="Meiryo UI" w:hAnsi="Meiryo UI" w:cs="Courier New" w:hint="eastAsia"/>
          <w:kern w:val="0"/>
          <w:sz w:val="20"/>
          <w:szCs w:val="21"/>
        </w:rPr>
        <w:t>を検討しながら機械学習の精度を向上させるこ</w:t>
      </w:r>
      <w:r w:rsidR="0059114C">
        <w:rPr>
          <w:rFonts w:ascii="Meiryo UI" w:eastAsia="Meiryo UI" w:hAnsi="Meiryo UI" w:cs="Courier New" w:hint="eastAsia"/>
          <w:kern w:val="0"/>
          <w:sz w:val="20"/>
          <w:szCs w:val="21"/>
        </w:rPr>
        <w:t>とが必要である。</w:t>
      </w:r>
    </w:p>
    <w:p w14:paraId="0A0E521C" w14:textId="77777777" w:rsidR="004F1509" w:rsidRDefault="004F1509" w:rsidP="004F1509">
      <w:pPr>
        <w:widowControl/>
        <w:ind w:firstLineChars="100" w:firstLine="200"/>
        <w:rPr>
          <w:ins w:id="17" w:author="nakasugi tetsuro(中杉 哲郎 ＫＩＣ ○Ｐ技Ｃ)" w:date="2022-08-08T08:54:00Z"/>
          <w:rFonts w:ascii="Meiryo UI" w:eastAsia="Meiryo UI" w:hAnsi="Meiryo UI" w:cs="Courier New"/>
          <w:kern w:val="0"/>
          <w:sz w:val="20"/>
          <w:szCs w:val="21"/>
        </w:rPr>
      </w:pPr>
    </w:p>
    <w:p w14:paraId="2B4C64FC" w14:textId="31441AC3" w:rsidR="00926E80" w:rsidRPr="0059114C" w:rsidRDefault="00926E80" w:rsidP="004F1509">
      <w:pPr>
        <w:widowControl/>
        <w:ind w:firstLineChars="100" w:firstLine="200"/>
        <w:rPr>
          <w:rFonts w:ascii="Meiryo UI" w:eastAsia="Meiryo UI" w:hAnsi="Meiryo UI" w:cs="Courier New"/>
          <w:kern w:val="0"/>
          <w:sz w:val="20"/>
          <w:szCs w:val="21"/>
        </w:rPr>
      </w:pPr>
      <w:ins w:id="18" w:author="nakasugi tetsuro(中杉 哲郎 ＫＩＣ ○Ｐ技Ｃ)" w:date="2022-08-08T08:54:00Z">
        <w:r w:rsidRPr="00BC4E47">
          <w:rPr>
            <w:rFonts w:ascii="Meiryo UI" w:eastAsia="Meiryo UI" w:hAnsi="Meiryo UI" w:cs="Courier New" w:hint="eastAsia"/>
            <w:kern w:val="0"/>
            <w:sz w:val="20"/>
            <w:szCs w:val="21"/>
            <w:highlight w:val="cyan"/>
          </w:rPr>
          <w:t>次の第3章では、機械学習の</w:t>
        </w:r>
      </w:ins>
      <w:ins w:id="19" w:author="nakasugi tetsuro(中杉 哲郎 ＫＩＣ ○Ｐ技Ｃ)" w:date="2022-08-08T08:55:00Z">
        <w:r w:rsidRPr="00BC4E47">
          <w:rPr>
            <w:rFonts w:ascii="Meiryo UI" w:eastAsia="Meiryo UI" w:hAnsi="Meiryo UI" w:cs="Courier New" w:hint="eastAsia"/>
            <w:kern w:val="0"/>
            <w:sz w:val="20"/>
            <w:szCs w:val="21"/>
            <w:highlight w:val="cyan"/>
          </w:rPr>
          <w:t>予測精度を構築するために重要な特徴量の選定</w:t>
        </w:r>
      </w:ins>
      <w:ins w:id="20" w:author="nakasugi tetsuro(中杉 哲郎 ＫＩＣ ○Ｐ技Ｃ)" w:date="2022-08-08T09:08:00Z">
        <w:r w:rsidR="00816867">
          <w:rPr>
            <w:rFonts w:ascii="Meiryo UI" w:eastAsia="Meiryo UI" w:hAnsi="Meiryo UI" w:cs="Courier New" w:hint="eastAsia"/>
            <w:kern w:val="0"/>
            <w:sz w:val="20"/>
            <w:szCs w:val="21"/>
            <w:highlight w:val="cyan"/>
          </w:rPr>
          <w:t>と</w:t>
        </w:r>
      </w:ins>
      <w:ins w:id="21" w:author="nakasugi tetsuro(中杉 哲郎 ＫＩＣ ○Ｐ技Ｃ)" w:date="2022-08-08T09:09:00Z">
        <w:r w:rsidR="00816867">
          <w:rPr>
            <w:rFonts w:ascii="Meiryo UI" w:eastAsia="Meiryo UI" w:hAnsi="Meiryo UI" w:cs="Courier New" w:hint="eastAsia"/>
            <w:kern w:val="0"/>
            <w:sz w:val="20"/>
            <w:szCs w:val="21"/>
            <w:highlight w:val="cyan"/>
          </w:rPr>
          <w:t>、機械学習の</w:t>
        </w:r>
      </w:ins>
      <w:ins w:id="22" w:author="nakasugi tetsuro(中杉 哲郎 ＫＩＣ ○Ｐ技Ｃ)" w:date="2022-08-08T09:10:00Z">
        <w:r w:rsidR="00816867">
          <w:rPr>
            <w:rFonts w:ascii="Meiryo UI" w:eastAsia="Meiryo UI" w:hAnsi="Meiryo UI" w:cs="Courier New" w:hint="eastAsia"/>
            <w:kern w:val="0"/>
            <w:sz w:val="20"/>
            <w:szCs w:val="21"/>
            <w:highlight w:val="cyan"/>
          </w:rPr>
          <w:t>計算機</w:t>
        </w:r>
      </w:ins>
      <w:ins w:id="23" w:author="nakasugi tetsuro(中杉 哲郎 ＫＩＣ ○Ｐ技Ｃ)" w:date="2022-08-08T09:09:00Z">
        <w:r w:rsidR="00816867">
          <w:rPr>
            <w:rFonts w:ascii="Meiryo UI" w:eastAsia="Meiryo UI" w:hAnsi="Meiryo UI" w:cs="Courier New" w:hint="eastAsia"/>
            <w:kern w:val="0"/>
            <w:sz w:val="20"/>
            <w:szCs w:val="21"/>
            <w:highlight w:val="cyan"/>
          </w:rPr>
          <w:t>環境</w:t>
        </w:r>
      </w:ins>
      <w:ins w:id="24" w:author="nakasugi tetsuro(中杉 哲郎 ＫＩＣ ○Ｐ技Ｃ)" w:date="2022-08-08T08:55:00Z">
        <w:r w:rsidRPr="00BC4E47">
          <w:rPr>
            <w:rFonts w:ascii="Meiryo UI" w:eastAsia="Meiryo UI" w:hAnsi="Meiryo UI" w:cs="Courier New" w:hint="eastAsia"/>
            <w:kern w:val="0"/>
            <w:sz w:val="20"/>
            <w:szCs w:val="21"/>
            <w:highlight w:val="cyan"/>
          </w:rPr>
          <w:t>について</w:t>
        </w:r>
        <w:commentRangeStart w:id="25"/>
        <w:r w:rsidRPr="00BC4E47">
          <w:rPr>
            <w:rFonts w:ascii="Meiryo UI" w:eastAsia="Meiryo UI" w:hAnsi="Meiryo UI" w:cs="Courier New" w:hint="eastAsia"/>
            <w:kern w:val="0"/>
            <w:sz w:val="20"/>
            <w:szCs w:val="21"/>
            <w:highlight w:val="cyan"/>
          </w:rPr>
          <w:t>述べる</w:t>
        </w:r>
        <w:commentRangeEnd w:id="25"/>
        <w:r w:rsidRPr="00BC4E47">
          <w:rPr>
            <w:rStyle w:val="ad"/>
            <w:highlight w:val="cyan"/>
          </w:rPr>
          <w:commentReference w:id="25"/>
        </w:r>
        <w:r w:rsidRPr="00BC4E47">
          <w:rPr>
            <w:rFonts w:ascii="Meiryo UI" w:eastAsia="Meiryo UI" w:hAnsi="Meiryo UI" w:cs="Courier New" w:hint="eastAsia"/>
            <w:kern w:val="0"/>
            <w:sz w:val="20"/>
            <w:szCs w:val="21"/>
            <w:highlight w:val="cyan"/>
          </w:rPr>
          <w:t>。</w:t>
        </w:r>
      </w:ins>
    </w:p>
    <w:p w14:paraId="21DA239E" w14:textId="2D621AFC" w:rsidR="00C93868" w:rsidRDefault="00C93868" w:rsidP="00C93868">
      <w:pPr>
        <w:pStyle w:val="a9"/>
        <w:jc w:val="both"/>
        <w:rPr>
          <w:rFonts w:ascii="Meiryo UI" w:eastAsia="Meiryo UI" w:hAnsi="Meiryo UI" w:cs="Meiryo UI"/>
          <w:sz w:val="24"/>
        </w:rPr>
      </w:pPr>
      <w:r>
        <w:rPr>
          <w:rFonts w:ascii="Meiryo UI" w:eastAsia="Meiryo UI" w:hAnsi="Meiryo UI" w:cs="Meiryo UI"/>
          <w:b/>
          <w:color w:val="000000" w:themeColor="text1"/>
          <w:sz w:val="22"/>
        </w:rPr>
        <w:br w:type="page"/>
      </w:r>
      <w:r>
        <w:rPr>
          <w:rFonts w:ascii="Meiryo UI" w:eastAsia="Meiryo UI" w:hAnsi="Meiryo UI" w:cs="Meiryo UI" w:hint="eastAsia"/>
          <w:b/>
          <w:color w:val="000000" w:themeColor="text1"/>
          <w:sz w:val="22"/>
        </w:rPr>
        <w:lastRenderedPageBreak/>
        <w:t>3</w:t>
      </w:r>
      <w:r w:rsidRPr="00F6677D">
        <w:rPr>
          <w:rFonts w:ascii="Meiryo UI" w:eastAsia="Meiryo UI" w:hAnsi="Meiryo UI" w:cs="Meiryo UI" w:hint="eastAsia"/>
          <w:b/>
          <w:color w:val="000000" w:themeColor="text1"/>
          <w:sz w:val="22"/>
        </w:rPr>
        <w:t xml:space="preserve">.　</w:t>
      </w:r>
      <w:r w:rsidRPr="00C93868">
        <w:rPr>
          <w:rFonts w:ascii="Meiryo UI" w:eastAsia="Meiryo UI" w:hAnsi="Meiryo UI" w:cs="Meiryo UI" w:hint="eastAsia"/>
          <w:color w:val="000000" w:themeColor="text1"/>
          <w:sz w:val="24"/>
          <w:szCs w:val="24"/>
        </w:rPr>
        <w:t xml:space="preserve"> </w:t>
      </w:r>
      <w:r w:rsidR="006324AA">
        <w:rPr>
          <w:rFonts w:ascii="Meiryo UI" w:eastAsia="Meiryo UI" w:hAnsi="Meiryo UI" w:cs="Meiryo UI" w:hint="eastAsia"/>
          <w:color w:val="000000" w:themeColor="text1"/>
          <w:sz w:val="24"/>
          <w:szCs w:val="24"/>
        </w:rPr>
        <w:t>機械学習の</w:t>
      </w:r>
      <w:r>
        <w:rPr>
          <w:rFonts w:ascii="Meiryo UI" w:eastAsia="Meiryo UI" w:hAnsi="Meiryo UI" w:cs="Meiryo UI" w:hint="eastAsia"/>
          <w:color w:val="000000" w:themeColor="text1"/>
          <w:sz w:val="24"/>
          <w:szCs w:val="24"/>
        </w:rPr>
        <w:t>実験条件</w:t>
      </w:r>
    </w:p>
    <w:p w14:paraId="09856610" w14:textId="7630F51A" w:rsidR="00C93868" w:rsidRPr="00C43B00" w:rsidRDefault="00C43B00" w:rsidP="00C43B00">
      <w:pPr>
        <w:pStyle w:val="20"/>
        <w:rPr>
          <w:rFonts w:ascii="Meiryo UI" w:eastAsia="Meiryo UI" w:hAnsi="Meiryo UI"/>
        </w:rPr>
      </w:pPr>
      <w:r>
        <w:rPr>
          <w:rFonts w:ascii="Meiryo UI" w:eastAsia="Meiryo UI" w:hAnsi="Meiryo UI" w:hint="eastAsia"/>
        </w:rPr>
        <w:t>3</w:t>
      </w:r>
      <w:r w:rsidRPr="002223D0">
        <w:rPr>
          <w:rFonts w:ascii="Meiryo UI" w:eastAsia="Meiryo UI" w:hAnsi="Meiryo UI" w:hint="eastAsia"/>
        </w:rPr>
        <w:t xml:space="preserve">-1　</w:t>
      </w:r>
      <w:r w:rsidR="00EE1B95">
        <w:rPr>
          <w:rFonts w:ascii="Meiryo UI" w:eastAsia="Meiryo UI" w:hAnsi="Meiryo UI" w:hint="eastAsia"/>
        </w:rPr>
        <w:t>特徴量エンジニアリング</w:t>
      </w:r>
    </w:p>
    <w:p w14:paraId="2C4A330E" w14:textId="77777777" w:rsidR="00E32575" w:rsidRDefault="00212656" w:rsidP="00541FE0">
      <w:pPr>
        <w:widowControl/>
        <w:ind w:firstLineChars="100" w:firstLine="200"/>
        <w:jc w:val="left"/>
        <w:rPr>
          <w:rFonts w:ascii="Meiryo UI" w:eastAsia="Meiryo UI" w:hAnsi="Meiryo UI" w:cs="Meiryo UI"/>
          <w:color w:val="000000" w:themeColor="text1"/>
          <w:sz w:val="20"/>
          <w:szCs w:val="20"/>
        </w:rPr>
      </w:pPr>
      <w:r w:rsidRPr="009F128B">
        <w:rPr>
          <w:rFonts w:ascii="Meiryo UI" w:eastAsia="Meiryo UI" w:hAnsi="Meiryo UI" w:cs="Meiryo UI" w:hint="eastAsia"/>
          <w:color w:val="000000" w:themeColor="text1"/>
          <w:sz w:val="20"/>
          <w:szCs w:val="20"/>
        </w:rPr>
        <w:t>特徴量とは</w:t>
      </w:r>
      <w:r w:rsidR="000A7D5D" w:rsidRPr="009F128B">
        <w:rPr>
          <w:rFonts w:ascii="Meiryo UI" w:eastAsia="Meiryo UI" w:hAnsi="Meiryo UI" w:cs="Meiryo UI" w:hint="eastAsia"/>
          <w:color w:val="000000" w:themeColor="text1"/>
          <w:sz w:val="20"/>
          <w:szCs w:val="20"/>
        </w:rPr>
        <w:t>機械学習モデルをつかって</w:t>
      </w:r>
      <w:r w:rsidR="009F128B" w:rsidRPr="009F128B">
        <w:rPr>
          <w:rFonts w:ascii="Meiryo UI" w:eastAsia="Meiryo UI" w:hAnsi="Meiryo UI" w:cs="Meiryo UI" w:hint="eastAsia"/>
          <w:color w:val="000000" w:themeColor="text1"/>
          <w:sz w:val="20"/>
          <w:szCs w:val="20"/>
        </w:rPr>
        <w:t>出力を</w:t>
      </w:r>
      <w:r w:rsidR="000A7D5D" w:rsidRPr="009F128B">
        <w:rPr>
          <w:rFonts w:ascii="Meiryo UI" w:eastAsia="Meiryo UI" w:hAnsi="Meiryo UI" w:cs="Meiryo UI" w:hint="eastAsia"/>
          <w:color w:val="000000" w:themeColor="text1"/>
          <w:sz w:val="20"/>
          <w:szCs w:val="20"/>
        </w:rPr>
        <w:t>予測する</w:t>
      </w:r>
      <w:r w:rsidR="009F128B" w:rsidRPr="009F128B">
        <w:rPr>
          <w:rFonts w:ascii="Meiryo UI" w:eastAsia="Meiryo UI" w:hAnsi="Meiryo UI" w:cs="Meiryo UI" w:hint="eastAsia"/>
          <w:color w:val="000000" w:themeColor="text1"/>
          <w:sz w:val="20"/>
          <w:szCs w:val="20"/>
        </w:rPr>
        <w:t>ときに用いる</w:t>
      </w:r>
      <w:r w:rsidRPr="009F128B">
        <w:rPr>
          <w:rFonts w:ascii="Meiryo UI" w:eastAsia="Meiryo UI" w:hAnsi="Meiryo UI" w:cs="Meiryo UI" w:hint="eastAsia"/>
          <w:color w:val="000000" w:themeColor="text1"/>
          <w:sz w:val="20"/>
          <w:szCs w:val="20"/>
        </w:rPr>
        <w:t>入力データのこ</w:t>
      </w:r>
      <w:r w:rsidR="004E4952" w:rsidRPr="009F128B">
        <w:rPr>
          <w:rFonts w:ascii="Meiryo UI" w:eastAsia="Meiryo UI" w:hAnsi="Meiryo UI" w:cs="Meiryo UI" w:hint="eastAsia"/>
          <w:color w:val="000000" w:themeColor="text1"/>
          <w:sz w:val="20"/>
          <w:szCs w:val="20"/>
        </w:rPr>
        <w:t>とである。</w:t>
      </w:r>
      <w:r w:rsidR="00EE1B95" w:rsidRPr="009F128B">
        <w:rPr>
          <w:rFonts w:ascii="Meiryo UI" w:eastAsia="Meiryo UI" w:hAnsi="Meiryo UI" w:cs="Meiryo UI" w:hint="eastAsia"/>
          <w:color w:val="000000" w:themeColor="text1"/>
          <w:sz w:val="20"/>
          <w:szCs w:val="20"/>
        </w:rPr>
        <w:t>どのような特徴量を使って機械学習を進めるか</w:t>
      </w:r>
      <w:r w:rsidR="009C4B61" w:rsidRPr="009F128B">
        <w:rPr>
          <w:rFonts w:ascii="Meiryo UI" w:eastAsia="Meiryo UI" w:hAnsi="Meiryo UI" w:cs="Meiryo UI" w:hint="eastAsia"/>
          <w:color w:val="000000" w:themeColor="text1"/>
          <w:sz w:val="20"/>
          <w:szCs w:val="20"/>
        </w:rPr>
        <w:t>によって、モデルの予測精度</w:t>
      </w:r>
      <w:r w:rsidR="00CE4605" w:rsidRPr="009F128B">
        <w:rPr>
          <w:rFonts w:ascii="Meiryo UI" w:eastAsia="Meiryo UI" w:hAnsi="Meiryo UI" w:cs="Meiryo UI" w:hint="eastAsia"/>
          <w:color w:val="000000" w:themeColor="text1"/>
          <w:sz w:val="20"/>
          <w:szCs w:val="20"/>
        </w:rPr>
        <w:t>や汎用性が決まってくる。</w:t>
      </w:r>
      <w:r w:rsidR="004E4952" w:rsidRPr="009F128B">
        <w:rPr>
          <w:rFonts w:ascii="Meiryo UI" w:eastAsia="Meiryo UI" w:hAnsi="Meiryo UI" w:cs="Meiryo UI" w:hint="eastAsia"/>
          <w:color w:val="000000" w:themeColor="text1"/>
          <w:sz w:val="20"/>
          <w:szCs w:val="20"/>
        </w:rPr>
        <w:t>精度の高い予測</w:t>
      </w:r>
      <w:r w:rsidR="00CE4605" w:rsidRPr="009F128B">
        <w:rPr>
          <w:rFonts w:ascii="Meiryo UI" w:eastAsia="Meiryo UI" w:hAnsi="Meiryo UI" w:cs="Meiryo UI" w:hint="eastAsia"/>
          <w:color w:val="000000" w:themeColor="text1"/>
          <w:sz w:val="20"/>
          <w:szCs w:val="20"/>
        </w:rPr>
        <w:t>モデルを構築する</w:t>
      </w:r>
      <w:r w:rsidR="004E4952" w:rsidRPr="009F128B">
        <w:rPr>
          <w:rFonts w:ascii="Meiryo UI" w:eastAsia="Meiryo UI" w:hAnsi="Meiryo UI" w:cs="Meiryo UI" w:hint="eastAsia"/>
          <w:color w:val="000000" w:themeColor="text1"/>
          <w:sz w:val="20"/>
          <w:szCs w:val="20"/>
        </w:rPr>
        <w:t>ためには、その予測</w:t>
      </w:r>
      <w:r w:rsidR="008701F5" w:rsidRPr="009F128B">
        <w:rPr>
          <w:rFonts w:ascii="Meiryo UI" w:eastAsia="Meiryo UI" w:hAnsi="Meiryo UI" w:cs="Meiryo UI" w:hint="eastAsia"/>
          <w:color w:val="000000" w:themeColor="text1"/>
          <w:sz w:val="20"/>
          <w:szCs w:val="20"/>
        </w:rPr>
        <w:t>値</w:t>
      </w:r>
      <w:r w:rsidR="004E4952" w:rsidRPr="009F128B">
        <w:rPr>
          <w:rFonts w:ascii="Meiryo UI" w:eastAsia="Meiryo UI" w:hAnsi="Meiryo UI" w:cs="Meiryo UI" w:hint="eastAsia"/>
          <w:color w:val="000000" w:themeColor="text1"/>
          <w:sz w:val="20"/>
          <w:szCs w:val="20"/>
        </w:rPr>
        <w:t>に影響</w:t>
      </w:r>
      <w:r w:rsidR="008701F5" w:rsidRPr="009F128B">
        <w:rPr>
          <w:rFonts w:ascii="Meiryo UI" w:eastAsia="Meiryo UI" w:hAnsi="Meiryo UI" w:cs="Meiryo UI" w:hint="eastAsia"/>
          <w:color w:val="000000" w:themeColor="text1"/>
          <w:sz w:val="20"/>
          <w:szCs w:val="20"/>
        </w:rPr>
        <w:t>の</w:t>
      </w:r>
      <w:r w:rsidR="004E4952" w:rsidRPr="009F128B">
        <w:rPr>
          <w:rFonts w:ascii="Meiryo UI" w:eastAsia="Meiryo UI" w:hAnsi="Meiryo UI" w:cs="Meiryo UI" w:hint="eastAsia"/>
          <w:color w:val="000000" w:themeColor="text1"/>
          <w:sz w:val="20"/>
          <w:szCs w:val="20"/>
        </w:rPr>
        <w:t>大きい</w:t>
      </w:r>
      <w:r w:rsidRPr="009F128B">
        <w:rPr>
          <w:rFonts w:ascii="Meiryo UI" w:eastAsia="Meiryo UI" w:hAnsi="Meiryo UI" w:cs="Meiryo UI" w:hint="eastAsia"/>
          <w:color w:val="000000" w:themeColor="text1"/>
          <w:sz w:val="20"/>
          <w:szCs w:val="20"/>
        </w:rPr>
        <w:t>特徴量を用意する必要がある。</w:t>
      </w:r>
      <w:r w:rsidR="00E32575">
        <w:rPr>
          <w:rFonts w:ascii="Meiryo UI" w:eastAsia="Meiryo UI" w:hAnsi="Meiryo UI" w:cs="Meiryo UI" w:hint="eastAsia"/>
          <w:color w:val="000000" w:themeColor="text1"/>
          <w:sz w:val="20"/>
          <w:szCs w:val="20"/>
        </w:rPr>
        <w:t>そのため、本検討を進めるにあたり機械学習で用いる効果的な特徴量を選定した。</w:t>
      </w:r>
    </w:p>
    <w:p w14:paraId="7CEE32BC" w14:textId="57E96CB5" w:rsidR="00C43B00" w:rsidRPr="009F128B" w:rsidRDefault="00E32575" w:rsidP="00E32575">
      <w:pPr>
        <w:widowControl/>
        <w:ind w:firstLineChars="100" w:firstLine="200"/>
        <w:jc w:val="left"/>
        <w:rPr>
          <w:rFonts w:ascii="Meiryo UI" w:eastAsia="Meiryo UI" w:hAnsi="Meiryo UI" w:cs="Meiryo UI"/>
          <w:color w:val="000000" w:themeColor="text1"/>
          <w:sz w:val="20"/>
          <w:szCs w:val="20"/>
        </w:rPr>
      </w:pPr>
      <w:r>
        <w:rPr>
          <w:rFonts w:ascii="Meiryo UI" w:eastAsia="Meiryo UI" w:hAnsi="Meiryo UI" w:cs="Meiryo UI" w:hint="eastAsia"/>
          <w:color w:val="000000" w:themeColor="text1"/>
          <w:sz w:val="20"/>
          <w:szCs w:val="20"/>
        </w:rPr>
        <w:t>本検討ではフォトマスクの面内の寸法分布を予測しようするため、</w:t>
      </w:r>
      <w:r w:rsidR="00603993">
        <w:rPr>
          <w:rFonts w:ascii="Meiryo UI" w:eastAsia="Meiryo UI" w:hAnsi="Meiryo UI" w:cs="Meiryo UI" w:hint="eastAsia"/>
          <w:color w:val="000000" w:themeColor="text1"/>
          <w:sz w:val="20"/>
          <w:szCs w:val="20"/>
        </w:rPr>
        <w:t>面内の</w:t>
      </w:r>
      <w:r>
        <w:rPr>
          <w:rFonts w:ascii="Meiryo UI" w:eastAsia="Meiryo UI" w:hAnsi="Meiryo UI" w:cs="Meiryo UI" w:hint="eastAsia"/>
          <w:color w:val="000000" w:themeColor="text1"/>
          <w:sz w:val="20"/>
          <w:szCs w:val="20"/>
        </w:rPr>
        <w:t>寸法測定点</w:t>
      </w:r>
      <w:r w:rsidR="00603993">
        <w:rPr>
          <w:rFonts w:ascii="Meiryo UI" w:eastAsia="Meiryo UI" w:hAnsi="Meiryo UI" w:cs="Meiryo UI" w:hint="eastAsia"/>
          <w:color w:val="000000" w:themeColor="text1"/>
          <w:sz w:val="20"/>
          <w:szCs w:val="20"/>
        </w:rPr>
        <w:t>を示す位置情報が特徴量として効果的と考えられる。通常のフォトマスクの寸法測定箇所は測定時間の都合で面内200点程度に制限されているため、1枚の製品測定結果から寸法分布全体の傾向を判断するのは困難である。そのため、</w:t>
      </w:r>
      <w:r w:rsidR="00541FE0">
        <w:rPr>
          <w:rFonts w:ascii="Meiryo UI" w:eastAsia="Meiryo UI" w:hAnsi="Meiryo UI" w:cs="Meiryo UI" w:hint="eastAsia"/>
          <w:color w:val="000000" w:themeColor="text1"/>
          <w:sz w:val="20"/>
          <w:szCs w:val="20"/>
        </w:rPr>
        <w:t>多数のフォトマスクの</w:t>
      </w:r>
      <w:r w:rsidR="00603993">
        <w:rPr>
          <w:rFonts w:ascii="Meiryo UI" w:eastAsia="Meiryo UI" w:hAnsi="Meiryo UI" w:cs="Meiryo UI" w:hint="eastAsia"/>
          <w:color w:val="000000" w:themeColor="text1"/>
          <w:sz w:val="20"/>
          <w:szCs w:val="20"/>
        </w:rPr>
        <w:t>製品</w:t>
      </w:r>
      <w:r w:rsidR="00541FE0">
        <w:rPr>
          <w:rFonts w:ascii="Meiryo UI" w:eastAsia="Meiryo UI" w:hAnsi="Meiryo UI" w:cs="Meiryo UI" w:hint="eastAsia"/>
          <w:color w:val="000000" w:themeColor="text1"/>
          <w:sz w:val="20"/>
          <w:szCs w:val="20"/>
        </w:rPr>
        <w:t>の寸法値を同じ座標平面にプロットすることで面内の寸法分布の傾向を調査することにした。図9は、2020年11月～2021年5月で製造した約200枚のフォトマスクの寸法値の偏差を同一平面上に</w:t>
      </w:r>
      <w:r w:rsidR="00E22A6A">
        <w:rPr>
          <w:rFonts w:ascii="Meiryo UI" w:eastAsia="Meiryo UI" w:hAnsi="Meiryo UI" w:cs="Meiryo UI" w:hint="eastAsia"/>
          <w:color w:val="000000" w:themeColor="text1"/>
          <w:sz w:val="20"/>
          <w:szCs w:val="20"/>
        </w:rPr>
        <w:t>バブル図で</w:t>
      </w:r>
      <w:r w:rsidR="00541FE0">
        <w:rPr>
          <w:rFonts w:ascii="Meiryo UI" w:eastAsia="Meiryo UI" w:hAnsi="Meiryo UI" w:cs="Meiryo UI" w:hint="eastAsia"/>
          <w:color w:val="000000" w:themeColor="text1"/>
          <w:sz w:val="20"/>
          <w:szCs w:val="20"/>
        </w:rPr>
        <w:t>示したものである。青は基準に対して寸法が太る方向、白は基準に対して寸法が細る方向を</w:t>
      </w:r>
      <w:r w:rsidR="00E22A6A">
        <w:rPr>
          <w:rFonts w:ascii="Meiryo UI" w:eastAsia="Meiryo UI" w:hAnsi="Meiryo UI" w:cs="Meiryo UI" w:hint="eastAsia"/>
          <w:color w:val="000000" w:themeColor="text1"/>
          <w:sz w:val="20"/>
          <w:szCs w:val="20"/>
        </w:rPr>
        <w:t>表しており</w:t>
      </w:r>
      <w:r w:rsidR="00541FE0">
        <w:rPr>
          <w:rFonts w:ascii="Meiryo UI" w:eastAsia="Meiryo UI" w:hAnsi="Meiryo UI" w:cs="Meiryo UI" w:hint="eastAsia"/>
          <w:color w:val="000000" w:themeColor="text1"/>
          <w:sz w:val="20"/>
          <w:szCs w:val="20"/>
        </w:rPr>
        <w:t>、バブルの大きさで偏差量を表している。</w:t>
      </w:r>
    </w:p>
    <w:p w14:paraId="07DC753A" w14:textId="7AE3E29A" w:rsidR="008C0EFC" w:rsidRDefault="00415154" w:rsidP="00201829">
      <w:pPr>
        <w:widowControl/>
        <w:ind w:firstLineChars="100" w:firstLine="210"/>
        <w:jc w:val="center"/>
        <w:rPr>
          <w:rFonts w:ascii="Meiryo UI" w:eastAsia="Meiryo UI" w:hAnsi="Meiryo UI" w:cs="Meiryo UI"/>
          <w:color w:val="000000" w:themeColor="text1"/>
          <w:szCs w:val="21"/>
        </w:rPr>
      </w:pPr>
      <w:r>
        <w:rPr>
          <w:noProof/>
        </w:rPr>
        <w:drawing>
          <wp:inline distT="0" distB="0" distL="0" distR="0" wp14:anchorId="5842E76D" wp14:editId="381BFEC0">
            <wp:extent cx="3763735" cy="2624966"/>
            <wp:effectExtent l="0" t="0" r="8255" b="444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8082" cy="2634972"/>
                    </a:xfrm>
                    <a:prstGeom prst="rect">
                      <a:avLst/>
                    </a:prstGeom>
                  </pic:spPr>
                </pic:pic>
              </a:graphicData>
            </a:graphic>
          </wp:inline>
        </w:drawing>
      </w:r>
    </w:p>
    <w:p w14:paraId="13792B9A" w14:textId="287CAA72" w:rsidR="00415154" w:rsidRDefault="00415154" w:rsidP="00DE533C">
      <w:pPr>
        <w:widowControl/>
        <w:ind w:firstLineChars="100" w:firstLine="210"/>
        <w:jc w:val="center"/>
        <w:rPr>
          <w:rFonts w:ascii="Meiryo UI" w:eastAsia="Meiryo UI" w:hAnsi="Meiryo UI" w:cs="Meiryo UI"/>
          <w:color w:val="000000" w:themeColor="text1"/>
          <w:szCs w:val="21"/>
        </w:rPr>
      </w:pPr>
      <w:r>
        <w:rPr>
          <w:rFonts w:ascii="Meiryo UI" w:eastAsia="Meiryo UI" w:hAnsi="Meiryo UI" w:cs="Meiryo UI" w:hint="eastAsia"/>
          <w:color w:val="000000" w:themeColor="text1"/>
          <w:szCs w:val="21"/>
        </w:rPr>
        <w:t>図</w:t>
      </w:r>
      <w:r w:rsidR="00EE1B95">
        <w:rPr>
          <w:rFonts w:ascii="Meiryo UI" w:eastAsia="Meiryo UI" w:hAnsi="Meiryo UI" w:cs="Meiryo UI" w:hint="eastAsia"/>
          <w:color w:val="000000" w:themeColor="text1"/>
          <w:szCs w:val="21"/>
        </w:rPr>
        <w:t>9</w:t>
      </w:r>
      <w:r w:rsidR="00DE533C">
        <w:rPr>
          <w:rFonts w:ascii="Meiryo UI" w:eastAsia="Meiryo UI" w:hAnsi="Meiryo UI" w:cs="Meiryo UI" w:hint="eastAsia"/>
          <w:color w:val="000000" w:themeColor="text1"/>
          <w:szCs w:val="21"/>
        </w:rPr>
        <w:t xml:space="preserve">. </w:t>
      </w:r>
      <w:r>
        <w:rPr>
          <w:rFonts w:ascii="Meiryo UI" w:eastAsia="Meiryo UI" w:hAnsi="Meiryo UI" w:cs="Meiryo UI" w:hint="eastAsia"/>
          <w:color w:val="000000" w:themeColor="text1"/>
          <w:szCs w:val="21"/>
        </w:rPr>
        <w:t>フォトマスクの面内寸法分布</w:t>
      </w:r>
    </w:p>
    <w:p w14:paraId="2702C0B6" w14:textId="77777777" w:rsidR="004B76A6" w:rsidRDefault="004B76A6" w:rsidP="00201829">
      <w:pPr>
        <w:widowControl/>
        <w:ind w:firstLineChars="100" w:firstLine="210"/>
        <w:jc w:val="center"/>
        <w:rPr>
          <w:rFonts w:ascii="Meiryo UI" w:eastAsia="Meiryo UI" w:hAnsi="Meiryo UI" w:cs="Meiryo UI"/>
          <w:color w:val="000000" w:themeColor="text1"/>
          <w:szCs w:val="21"/>
        </w:rPr>
      </w:pPr>
    </w:p>
    <w:p w14:paraId="598F1267" w14:textId="3D59F2A5" w:rsidR="00CE4605" w:rsidRPr="009F128B" w:rsidRDefault="008701F5" w:rsidP="006324AA">
      <w:pPr>
        <w:widowControl/>
        <w:ind w:firstLineChars="100" w:firstLine="200"/>
        <w:jc w:val="left"/>
        <w:rPr>
          <w:rFonts w:ascii="Meiryo UI" w:eastAsia="Meiryo UI" w:hAnsi="Meiryo UI" w:cs="Meiryo UI"/>
          <w:color w:val="000000" w:themeColor="text1"/>
          <w:sz w:val="20"/>
          <w:szCs w:val="20"/>
        </w:rPr>
      </w:pPr>
      <w:r w:rsidRPr="009F128B">
        <w:rPr>
          <w:rFonts w:ascii="Meiryo UI" w:eastAsia="Meiryo UI" w:hAnsi="Meiryo UI" w:cs="Meiryo UI" w:hint="eastAsia"/>
          <w:color w:val="000000" w:themeColor="text1"/>
          <w:sz w:val="20"/>
          <w:szCs w:val="20"/>
        </w:rPr>
        <w:t>フォトマスクごとに寸法の計測個所は異なるが、異なるフォトマスクの寸法結果を重ねて表示することで、全体の寸法変動</w:t>
      </w:r>
      <w:r w:rsidR="006324AA" w:rsidRPr="009F128B">
        <w:rPr>
          <w:rFonts w:ascii="Meiryo UI" w:eastAsia="Meiryo UI" w:hAnsi="Meiryo UI" w:cs="Meiryo UI" w:hint="eastAsia"/>
          <w:color w:val="000000" w:themeColor="text1"/>
          <w:sz w:val="20"/>
          <w:szCs w:val="20"/>
        </w:rPr>
        <w:t>の傾向を把握</w:t>
      </w:r>
      <w:r w:rsidR="00CE4605" w:rsidRPr="009F128B">
        <w:rPr>
          <w:rFonts w:ascii="Meiryo UI" w:eastAsia="Meiryo UI" w:hAnsi="Meiryo UI" w:cs="Meiryo UI" w:hint="eastAsia"/>
          <w:color w:val="000000" w:themeColor="text1"/>
          <w:sz w:val="20"/>
          <w:szCs w:val="20"/>
        </w:rPr>
        <w:t>す</w:t>
      </w:r>
      <w:r w:rsidRPr="009F128B">
        <w:rPr>
          <w:rFonts w:ascii="Meiryo UI" w:eastAsia="Meiryo UI" w:hAnsi="Meiryo UI" w:cs="Meiryo UI" w:hint="eastAsia"/>
          <w:color w:val="000000" w:themeColor="text1"/>
          <w:sz w:val="20"/>
          <w:szCs w:val="20"/>
        </w:rPr>
        <w:t>ることができる。図</w:t>
      </w:r>
      <w:r w:rsidR="00EE1B95" w:rsidRPr="009F128B">
        <w:rPr>
          <w:rFonts w:ascii="Meiryo UI" w:eastAsia="Meiryo UI" w:hAnsi="Meiryo UI" w:cs="Meiryo UI" w:hint="eastAsia"/>
          <w:color w:val="000000" w:themeColor="text1"/>
          <w:sz w:val="20"/>
          <w:szCs w:val="20"/>
        </w:rPr>
        <w:t>９</w:t>
      </w:r>
      <w:r w:rsidRPr="009F128B">
        <w:rPr>
          <w:rFonts w:ascii="Meiryo UI" w:eastAsia="Meiryo UI" w:hAnsi="Meiryo UI" w:cs="Meiryo UI" w:hint="eastAsia"/>
          <w:color w:val="000000" w:themeColor="text1"/>
          <w:sz w:val="20"/>
          <w:szCs w:val="20"/>
        </w:rPr>
        <w:t>から、</w:t>
      </w:r>
      <w:ins w:id="26" w:author="nakasugi tetsuro(中杉 哲郎 ＫＩＣ ○Ｐ技Ｃ)" w:date="2022-08-08T08:56:00Z">
        <w:r w:rsidR="00926E80">
          <w:rPr>
            <w:rFonts w:ascii="Meiryo UI" w:eastAsia="Meiryo UI" w:hAnsi="Meiryo UI" w:cs="Meiryo UI" w:hint="eastAsia"/>
            <w:color w:val="000000" w:themeColor="text1"/>
            <w:sz w:val="20"/>
            <w:szCs w:val="20"/>
          </w:rPr>
          <w:t>①</w:t>
        </w:r>
      </w:ins>
      <w:r w:rsidRPr="009F128B">
        <w:rPr>
          <w:rFonts w:ascii="Meiryo UI" w:eastAsia="Meiryo UI" w:hAnsi="Meiryo UI" w:cs="Meiryo UI" w:hint="eastAsia"/>
          <w:color w:val="000000" w:themeColor="text1"/>
          <w:sz w:val="20"/>
          <w:szCs w:val="20"/>
        </w:rPr>
        <w:t>上下端部では寸法が急激に</w:t>
      </w:r>
      <w:r w:rsidR="00541FE0">
        <w:rPr>
          <w:rFonts w:ascii="Meiryo UI" w:eastAsia="Meiryo UI" w:hAnsi="Meiryo UI" w:cs="Meiryo UI" w:hint="eastAsia"/>
          <w:color w:val="000000" w:themeColor="text1"/>
          <w:sz w:val="20"/>
          <w:szCs w:val="20"/>
        </w:rPr>
        <w:t>平均値を下回る</w:t>
      </w:r>
      <w:r w:rsidRPr="009F128B">
        <w:rPr>
          <w:rFonts w:ascii="Meiryo UI" w:eastAsia="Meiryo UI" w:hAnsi="Meiryo UI" w:cs="Meiryo UI" w:hint="eastAsia"/>
          <w:color w:val="000000" w:themeColor="text1"/>
          <w:sz w:val="20"/>
          <w:szCs w:val="20"/>
        </w:rPr>
        <w:t>様子と</w:t>
      </w:r>
      <w:ins w:id="27" w:author="nakasugi tetsuro(中杉 哲郎 ＫＩＣ ○Ｐ技Ｃ)" w:date="2022-08-08T08:56:00Z">
        <w:r w:rsidR="00926E80">
          <w:rPr>
            <w:rFonts w:ascii="Meiryo UI" w:eastAsia="Meiryo UI" w:hAnsi="Meiryo UI" w:cs="Meiryo UI" w:hint="eastAsia"/>
            <w:color w:val="000000" w:themeColor="text1"/>
            <w:sz w:val="20"/>
            <w:szCs w:val="20"/>
          </w:rPr>
          <w:t>②</w:t>
        </w:r>
      </w:ins>
      <w:r w:rsidRPr="009F128B">
        <w:rPr>
          <w:rFonts w:ascii="Meiryo UI" w:eastAsia="Meiryo UI" w:hAnsi="Meiryo UI" w:cs="Meiryo UI" w:hint="eastAsia"/>
          <w:color w:val="000000" w:themeColor="text1"/>
          <w:sz w:val="20"/>
          <w:szCs w:val="20"/>
        </w:rPr>
        <w:t>同心円状にドーナツ型の寸法変動が確認できる。このようなマスク面内の</w:t>
      </w:r>
      <w:r w:rsidR="002B1DEC" w:rsidRPr="009F128B">
        <w:rPr>
          <w:rFonts w:ascii="Meiryo UI" w:eastAsia="Meiryo UI" w:hAnsi="Meiryo UI" w:cs="Meiryo UI" w:hint="eastAsia"/>
          <w:color w:val="000000" w:themeColor="text1"/>
          <w:sz w:val="20"/>
          <w:szCs w:val="20"/>
        </w:rPr>
        <w:t>寸法</w:t>
      </w:r>
      <w:r w:rsidRPr="009F128B">
        <w:rPr>
          <w:rFonts w:ascii="Meiryo UI" w:eastAsia="Meiryo UI" w:hAnsi="Meiryo UI" w:cs="Meiryo UI" w:hint="eastAsia"/>
          <w:color w:val="000000" w:themeColor="text1"/>
          <w:sz w:val="20"/>
          <w:szCs w:val="20"/>
        </w:rPr>
        <w:t>変化を表現するため</w:t>
      </w:r>
      <w:r w:rsidR="002B1DEC" w:rsidRPr="009F128B">
        <w:rPr>
          <w:rFonts w:ascii="Meiryo UI" w:eastAsia="Meiryo UI" w:hAnsi="Meiryo UI" w:cs="Meiryo UI" w:hint="eastAsia"/>
          <w:color w:val="000000" w:themeColor="text1"/>
          <w:sz w:val="20"/>
          <w:szCs w:val="20"/>
        </w:rPr>
        <w:t>、</w:t>
      </w:r>
      <w:r w:rsidR="002B1DEC" w:rsidRPr="00926E80">
        <w:rPr>
          <w:rFonts w:ascii="Meiryo UI" w:eastAsia="Meiryo UI" w:hAnsi="Meiryo UI" w:cs="Meiryo UI" w:hint="eastAsia"/>
          <w:color w:val="000000" w:themeColor="text1"/>
          <w:sz w:val="20"/>
          <w:szCs w:val="20"/>
          <w:u w:val="single"/>
        </w:rPr>
        <w:t>座標の高次項</w:t>
      </w:r>
      <w:r w:rsidR="002B1DEC" w:rsidRPr="009F128B">
        <w:rPr>
          <w:rFonts w:ascii="Meiryo UI" w:eastAsia="Meiryo UI" w:hAnsi="Meiryo UI" w:cs="Meiryo UI" w:hint="eastAsia"/>
          <w:color w:val="000000" w:themeColor="text1"/>
          <w:sz w:val="20"/>
          <w:szCs w:val="20"/>
        </w:rPr>
        <w:t>を</w:t>
      </w:r>
      <w:r w:rsidR="00CF4A8D">
        <w:rPr>
          <w:rFonts w:ascii="Meiryo UI" w:eastAsia="Meiryo UI" w:hAnsi="Meiryo UI" w:cs="Meiryo UI" w:hint="eastAsia"/>
          <w:color w:val="000000" w:themeColor="text1"/>
          <w:sz w:val="20"/>
          <w:szCs w:val="20"/>
        </w:rPr>
        <w:t>特徴量に</w:t>
      </w:r>
      <w:r w:rsidR="002B1DEC" w:rsidRPr="009F128B">
        <w:rPr>
          <w:rFonts w:ascii="Meiryo UI" w:eastAsia="Meiryo UI" w:hAnsi="Meiryo UI" w:cs="Meiryo UI" w:hint="eastAsia"/>
          <w:color w:val="000000" w:themeColor="text1"/>
          <w:sz w:val="20"/>
          <w:szCs w:val="20"/>
        </w:rPr>
        <w:t>加えることで端部の</w:t>
      </w:r>
      <w:r w:rsidRPr="009F128B">
        <w:rPr>
          <w:rFonts w:ascii="Meiryo UI" w:eastAsia="Meiryo UI" w:hAnsi="Meiryo UI" w:cs="Meiryo UI" w:hint="eastAsia"/>
          <w:color w:val="000000" w:themeColor="text1"/>
          <w:sz w:val="20"/>
          <w:szCs w:val="20"/>
        </w:rPr>
        <w:t>大きな</w:t>
      </w:r>
      <w:r w:rsidR="002B1DEC" w:rsidRPr="009F128B">
        <w:rPr>
          <w:rFonts w:ascii="Meiryo UI" w:eastAsia="Meiryo UI" w:hAnsi="Meiryo UI" w:cs="Meiryo UI" w:hint="eastAsia"/>
          <w:color w:val="000000" w:themeColor="text1"/>
          <w:sz w:val="20"/>
          <w:szCs w:val="20"/>
        </w:rPr>
        <w:t>寸法変動を表現することを考えた。また、</w:t>
      </w:r>
      <w:r w:rsidR="006324AA" w:rsidRPr="009F128B">
        <w:rPr>
          <w:rFonts w:ascii="Meiryo UI" w:eastAsia="Meiryo UI" w:hAnsi="Meiryo UI" w:cs="Meiryo UI" w:hint="eastAsia"/>
          <w:color w:val="000000" w:themeColor="text1"/>
          <w:sz w:val="20"/>
          <w:szCs w:val="20"/>
        </w:rPr>
        <w:t>同心円の構造を表現するために</w:t>
      </w:r>
      <w:r w:rsidR="002B1DEC" w:rsidRPr="009F128B">
        <w:rPr>
          <w:rFonts w:ascii="Meiryo UI" w:eastAsia="Meiryo UI" w:hAnsi="Meiryo UI" w:cs="Meiryo UI" w:hint="eastAsia"/>
          <w:color w:val="000000" w:themeColor="text1"/>
          <w:sz w:val="20"/>
          <w:szCs w:val="20"/>
        </w:rPr>
        <w:t>、</w:t>
      </w:r>
      <w:r w:rsidRPr="009F128B">
        <w:rPr>
          <w:rFonts w:ascii="Meiryo UI" w:eastAsia="Meiryo UI" w:hAnsi="Meiryo UI" w:cs="Meiryo UI" w:hint="eastAsia"/>
          <w:color w:val="000000" w:themeColor="text1"/>
          <w:sz w:val="20"/>
          <w:szCs w:val="20"/>
        </w:rPr>
        <w:t>極座標の直交座標系であ</w:t>
      </w:r>
      <w:r w:rsidR="006324AA" w:rsidRPr="009F128B">
        <w:rPr>
          <w:rFonts w:ascii="Meiryo UI" w:eastAsia="Meiryo UI" w:hAnsi="Meiryo UI" w:cs="Meiryo UI" w:hint="eastAsia"/>
          <w:color w:val="000000" w:themeColor="text1"/>
          <w:sz w:val="20"/>
          <w:szCs w:val="20"/>
        </w:rPr>
        <w:t>る</w:t>
      </w:r>
      <w:r w:rsidR="006324AA" w:rsidRPr="00926E80">
        <w:rPr>
          <w:rFonts w:ascii="Meiryo UI" w:eastAsia="Meiryo UI" w:hAnsi="Meiryo UI" w:cs="Meiryo UI" w:hint="eastAsia"/>
          <w:color w:val="000000" w:themeColor="text1"/>
          <w:sz w:val="20"/>
          <w:szCs w:val="20"/>
          <w:u w:val="single"/>
        </w:rPr>
        <w:t>ゼルニケ級数</w:t>
      </w:r>
      <w:r w:rsidR="002B1DEC" w:rsidRPr="009F128B">
        <w:rPr>
          <w:rFonts w:ascii="Meiryo UI" w:eastAsia="Meiryo UI" w:hAnsi="Meiryo UI" w:cs="Meiryo UI" w:hint="eastAsia"/>
          <w:color w:val="000000" w:themeColor="text1"/>
          <w:sz w:val="20"/>
          <w:szCs w:val="20"/>
        </w:rPr>
        <w:t>を</w:t>
      </w:r>
      <w:r w:rsidRPr="009F128B">
        <w:rPr>
          <w:rFonts w:ascii="Meiryo UI" w:eastAsia="Meiryo UI" w:hAnsi="Meiryo UI" w:cs="Meiryo UI" w:hint="eastAsia"/>
          <w:color w:val="000000" w:themeColor="text1"/>
          <w:sz w:val="20"/>
          <w:szCs w:val="20"/>
        </w:rPr>
        <w:t>特徴量に</w:t>
      </w:r>
      <w:r w:rsidR="002B1DEC" w:rsidRPr="009F128B">
        <w:rPr>
          <w:rFonts w:ascii="Meiryo UI" w:eastAsia="Meiryo UI" w:hAnsi="Meiryo UI" w:cs="Meiryo UI" w:hint="eastAsia"/>
          <w:color w:val="000000" w:themeColor="text1"/>
          <w:sz w:val="20"/>
          <w:szCs w:val="20"/>
        </w:rPr>
        <w:t>加えることにした</w:t>
      </w:r>
      <w:r w:rsidRPr="009F128B">
        <w:rPr>
          <w:rFonts w:ascii="Meiryo UI" w:eastAsia="Meiryo UI" w:hAnsi="Meiryo UI" w:cs="Meiryo UI" w:hint="eastAsia"/>
          <w:color w:val="000000" w:themeColor="text1"/>
          <w:sz w:val="20"/>
          <w:szCs w:val="20"/>
        </w:rPr>
        <w:t>。</w:t>
      </w:r>
    </w:p>
    <w:p w14:paraId="581CFBD0" w14:textId="7CBA142E" w:rsidR="009A2030" w:rsidRPr="009F128B" w:rsidRDefault="009A2030" w:rsidP="008701F5">
      <w:pPr>
        <w:widowControl/>
        <w:ind w:firstLineChars="100" w:firstLine="200"/>
        <w:jc w:val="left"/>
        <w:rPr>
          <w:rFonts w:ascii="Meiryo UI" w:eastAsia="Meiryo UI" w:hAnsi="Meiryo UI" w:cs="Meiryo UI"/>
          <w:color w:val="000000" w:themeColor="text1"/>
          <w:sz w:val="20"/>
          <w:szCs w:val="20"/>
        </w:rPr>
      </w:pPr>
      <w:r w:rsidRPr="009F128B">
        <w:rPr>
          <w:rFonts w:ascii="Meiryo UI" w:eastAsia="Meiryo UI" w:hAnsi="Meiryo UI" w:cs="Meiryo UI" w:hint="eastAsia"/>
          <w:color w:val="000000" w:themeColor="text1"/>
          <w:sz w:val="20"/>
          <w:szCs w:val="20"/>
        </w:rPr>
        <w:t>さらに調査</w:t>
      </w:r>
      <w:r w:rsidR="000A7D5D" w:rsidRPr="009F128B">
        <w:rPr>
          <w:rFonts w:ascii="Meiryo UI" w:eastAsia="Meiryo UI" w:hAnsi="Meiryo UI" w:cs="Meiryo UI" w:hint="eastAsia"/>
          <w:color w:val="000000" w:themeColor="text1"/>
          <w:sz w:val="20"/>
          <w:szCs w:val="20"/>
        </w:rPr>
        <w:t>を進める</w:t>
      </w:r>
      <w:r w:rsidR="002B1DEC" w:rsidRPr="009F128B">
        <w:rPr>
          <w:rFonts w:ascii="Meiryo UI" w:eastAsia="Meiryo UI" w:hAnsi="Meiryo UI" w:cs="Meiryo UI" w:hint="eastAsia"/>
          <w:color w:val="000000" w:themeColor="text1"/>
          <w:sz w:val="20"/>
          <w:szCs w:val="20"/>
        </w:rPr>
        <w:t>中で</w:t>
      </w:r>
      <w:r w:rsidRPr="009F128B">
        <w:rPr>
          <w:rFonts w:ascii="Meiryo UI" w:eastAsia="Meiryo UI" w:hAnsi="Meiryo UI" w:cs="Meiryo UI" w:hint="eastAsia"/>
          <w:color w:val="000000" w:themeColor="text1"/>
          <w:sz w:val="20"/>
          <w:szCs w:val="20"/>
        </w:rPr>
        <w:t>、</w:t>
      </w:r>
      <w:r w:rsidR="000A7D5D" w:rsidRPr="009F128B">
        <w:rPr>
          <w:rFonts w:ascii="Meiryo UI" w:eastAsia="Meiryo UI" w:hAnsi="Meiryo UI" w:cs="Meiryo UI" w:hint="eastAsia"/>
          <w:color w:val="000000" w:themeColor="text1"/>
          <w:sz w:val="20"/>
          <w:szCs w:val="20"/>
        </w:rPr>
        <w:t>フォトマスクの</w:t>
      </w:r>
      <w:r w:rsidR="00E22A6A">
        <w:rPr>
          <w:rFonts w:ascii="Meiryo UI" w:eastAsia="Meiryo UI" w:hAnsi="Meiryo UI" w:cs="Meiryo UI" w:hint="eastAsia"/>
          <w:color w:val="000000" w:themeColor="text1"/>
          <w:sz w:val="20"/>
          <w:szCs w:val="20"/>
        </w:rPr>
        <w:t>パターンの密度を表す</w:t>
      </w:r>
      <w:r w:rsidR="000A7D5D" w:rsidRPr="009F128B">
        <w:rPr>
          <w:rFonts w:ascii="Meiryo UI" w:eastAsia="Meiryo UI" w:hAnsi="Meiryo UI" w:cs="Meiryo UI" w:hint="eastAsia"/>
          <w:color w:val="000000" w:themeColor="text1"/>
          <w:sz w:val="20"/>
          <w:szCs w:val="20"/>
        </w:rPr>
        <w:t>被覆率と面内の寸法変動との間に関係性があることが分かった</w:t>
      </w:r>
      <w:r w:rsidRPr="009F128B">
        <w:rPr>
          <w:rFonts w:ascii="Meiryo UI" w:eastAsia="Meiryo UI" w:hAnsi="Meiryo UI" w:cs="Meiryo UI" w:hint="eastAsia"/>
          <w:color w:val="000000" w:themeColor="text1"/>
          <w:sz w:val="20"/>
          <w:szCs w:val="20"/>
        </w:rPr>
        <w:t>。図</w:t>
      </w:r>
      <w:r w:rsidR="00EE1B95" w:rsidRPr="009F128B">
        <w:rPr>
          <w:rFonts w:ascii="Meiryo UI" w:eastAsia="Meiryo UI" w:hAnsi="Meiryo UI" w:cs="Meiryo UI" w:hint="eastAsia"/>
          <w:color w:val="000000" w:themeColor="text1"/>
          <w:sz w:val="20"/>
          <w:szCs w:val="20"/>
        </w:rPr>
        <w:t>10</w:t>
      </w:r>
      <w:r w:rsidR="006324AA" w:rsidRPr="009F128B">
        <w:rPr>
          <w:rFonts w:ascii="Meiryo UI" w:eastAsia="Meiryo UI" w:hAnsi="Meiryo UI" w:cs="Meiryo UI" w:hint="eastAsia"/>
          <w:color w:val="000000" w:themeColor="text1"/>
          <w:sz w:val="20"/>
          <w:szCs w:val="20"/>
        </w:rPr>
        <w:t>に被覆率の異なる2種類のマスクの寸法分布</w:t>
      </w:r>
      <w:r w:rsidRPr="009F128B">
        <w:rPr>
          <w:rFonts w:ascii="Meiryo UI" w:eastAsia="Meiryo UI" w:hAnsi="Meiryo UI" w:cs="Meiryo UI" w:hint="eastAsia"/>
          <w:color w:val="000000" w:themeColor="text1"/>
          <w:sz w:val="20"/>
          <w:szCs w:val="20"/>
        </w:rPr>
        <w:t>を示す。</w:t>
      </w:r>
    </w:p>
    <w:p w14:paraId="3FFCB224" w14:textId="7B99D0B1" w:rsidR="009A2030" w:rsidRDefault="00812E5B" w:rsidP="009A2030">
      <w:pPr>
        <w:widowControl/>
        <w:ind w:firstLineChars="100" w:firstLine="210"/>
        <w:jc w:val="center"/>
        <w:rPr>
          <w:rFonts w:ascii="Meiryo UI" w:eastAsia="Meiryo UI" w:hAnsi="Meiryo UI" w:cs="Meiryo UI"/>
          <w:color w:val="000000" w:themeColor="text1"/>
          <w:szCs w:val="21"/>
        </w:rPr>
      </w:pPr>
      <w:r>
        <w:rPr>
          <w:noProof/>
        </w:rPr>
        <w:lastRenderedPageBreak/>
        <w:drawing>
          <wp:inline distT="0" distB="0" distL="0" distR="0" wp14:anchorId="56E81647" wp14:editId="342AF559">
            <wp:extent cx="3709481" cy="1866954"/>
            <wp:effectExtent l="0" t="0" r="5715"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52134" cy="1888421"/>
                    </a:xfrm>
                    <a:prstGeom prst="rect">
                      <a:avLst/>
                    </a:prstGeom>
                  </pic:spPr>
                </pic:pic>
              </a:graphicData>
            </a:graphic>
          </wp:inline>
        </w:drawing>
      </w:r>
    </w:p>
    <w:p w14:paraId="1082BEAF" w14:textId="09E16C99" w:rsidR="009A2030" w:rsidRDefault="009A2030" w:rsidP="009A2030">
      <w:pPr>
        <w:widowControl/>
        <w:ind w:firstLineChars="100" w:firstLine="210"/>
        <w:jc w:val="center"/>
        <w:rPr>
          <w:rFonts w:ascii="Meiryo UI" w:eastAsia="Meiryo UI" w:hAnsi="Meiryo UI" w:cs="Meiryo UI"/>
          <w:color w:val="000000" w:themeColor="text1"/>
          <w:szCs w:val="21"/>
        </w:rPr>
      </w:pPr>
      <w:r>
        <w:rPr>
          <w:rFonts w:ascii="Meiryo UI" w:eastAsia="Meiryo UI" w:hAnsi="Meiryo UI" w:cs="Meiryo UI" w:hint="eastAsia"/>
          <w:color w:val="000000" w:themeColor="text1"/>
          <w:szCs w:val="21"/>
        </w:rPr>
        <w:t>図</w:t>
      </w:r>
      <w:r w:rsidR="00EE1B95">
        <w:rPr>
          <w:rFonts w:ascii="Meiryo UI" w:eastAsia="Meiryo UI" w:hAnsi="Meiryo UI" w:cs="Meiryo UI" w:hint="eastAsia"/>
          <w:color w:val="000000" w:themeColor="text1"/>
          <w:szCs w:val="21"/>
        </w:rPr>
        <w:t>10</w:t>
      </w:r>
      <w:r w:rsidR="00DE533C">
        <w:rPr>
          <w:rFonts w:ascii="Meiryo UI" w:eastAsia="Meiryo UI" w:hAnsi="Meiryo UI" w:cs="Meiryo UI" w:hint="eastAsia"/>
          <w:color w:val="000000" w:themeColor="text1"/>
          <w:szCs w:val="21"/>
        </w:rPr>
        <w:t xml:space="preserve">. </w:t>
      </w:r>
      <w:r w:rsidR="006324AA">
        <w:rPr>
          <w:rFonts w:ascii="Meiryo UI" w:eastAsia="Meiryo UI" w:hAnsi="Meiryo UI" w:cs="Meiryo UI" w:hint="eastAsia"/>
          <w:color w:val="000000" w:themeColor="text1"/>
          <w:szCs w:val="21"/>
        </w:rPr>
        <w:t>被覆率の違いとフォトマスクの寸法分布の関係</w:t>
      </w:r>
    </w:p>
    <w:p w14:paraId="23B4093D" w14:textId="77777777" w:rsidR="009A2030" w:rsidRDefault="009A2030" w:rsidP="009A2030">
      <w:pPr>
        <w:widowControl/>
        <w:ind w:firstLineChars="100" w:firstLine="210"/>
        <w:jc w:val="center"/>
        <w:rPr>
          <w:rFonts w:ascii="Meiryo UI" w:eastAsia="Meiryo UI" w:hAnsi="Meiryo UI" w:cs="Meiryo UI"/>
          <w:color w:val="000000" w:themeColor="text1"/>
          <w:szCs w:val="21"/>
        </w:rPr>
      </w:pPr>
    </w:p>
    <w:p w14:paraId="366A48F7" w14:textId="5C4CE183" w:rsidR="008701F5" w:rsidRDefault="009A2030" w:rsidP="000528E8">
      <w:pPr>
        <w:widowControl/>
        <w:ind w:firstLineChars="100" w:firstLine="200"/>
        <w:jc w:val="left"/>
        <w:rPr>
          <w:rFonts w:ascii="Meiryo UI" w:eastAsia="Meiryo UI" w:hAnsi="Meiryo UI" w:cs="Meiryo UI"/>
          <w:color w:val="000000" w:themeColor="text1"/>
          <w:sz w:val="20"/>
          <w:szCs w:val="20"/>
        </w:rPr>
      </w:pPr>
      <w:r w:rsidRPr="009F128B">
        <w:rPr>
          <w:rFonts w:ascii="Meiryo UI" w:eastAsia="Meiryo UI" w:hAnsi="Meiryo UI" w:cs="Meiryo UI" w:hint="eastAsia"/>
          <w:color w:val="000000" w:themeColor="text1"/>
          <w:sz w:val="20"/>
          <w:szCs w:val="20"/>
        </w:rPr>
        <w:t>図</w:t>
      </w:r>
      <w:r w:rsidR="00CE4605" w:rsidRPr="009F128B">
        <w:rPr>
          <w:rFonts w:ascii="Meiryo UI" w:eastAsia="Meiryo UI" w:hAnsi="Meiryo UI" w:cs="Meiryo UI" w:hint="eastAsia"/>
          <w:color w:val="000000" w:themeColor="text1"/>
          <w:sz w:val="20"/>
          <w:szCs w:val="20"/>
        </w:rPr>
        <w:t>10</w:t>
      </w:r>
      <w:r w:rsidR="006324AA" w:rsidRPr="009F128B">
        <w:rPr>
          <w:rFonts w:ascii="Meiryo UI" w:eastAsia="Meiryo UI" w:hAnsi="Meiryo UI" w:cs="Meiryo UI" w:hint="eastAsia"/>
          <w:color w:val="000000" w:themeColor="text1"/>
          <w:sz w:val="20"/>
          <w:szCs w:val="20"/>
        </w:rPr>
        <w:t>の</w:t>
      </w:r>
      <w:r w:rsidR="00812E5B">
        <w:rPr>
          <w:rFonts w:ascii="Meiryo UI" w:eastAsia="Meiryo UI" w:hAnsi="Meiryo UI" w:cs="Meiryo UI" w:hint="eastAsia"/>
          <w:color w:val="000000" w:themeColor="text1"/>
          <w:sz w:val="20"/>
          <w:szCs w:val="20"/>
        </w:rPr>
        <w:t>寸法偏差の分布</w:t>
      </w:r>
      <w:r w:rsidRPr="009F128B">
        <w:rPr>
          <w:rFonts w:ascii="Meiryo UI" w:eastAsia="Meiryo UI" w:hAnsi="Meiryo UI" w:cs="Meiryo UI" w:hint="eastAsia"/>
          <w:color w:val="000000" w:themeColor="text1"/>
          <w:sz w:val="20"/>
          <w:szCs w:val="20"/>
        </w:rPr>
        <w:t>は</w:t>
      </w:r>
      <w:r w:rsidR="00812E5B">
        <w:rPr>
          <w:rFonts w:ascii="Meiryo UI" w:eastAsia="Meiryo UI" w:hAnsi="Meiryo UI" w:cs="Meiryo UI" w:hint="eastAsia"/>
          <w:color w:val="000000" w:themeColor="text1"/>
          <w:sz w:val="20"/>
          <w:szCs w:val="20"/>
        </w:rPr>
        <w:t>図９と同様に複数のフォトマスクの製品結果を重ね</w:t>
      </w:r>
      <w:ins w:id="28" w:author="nakasugi tetsuro(中杉 哲郎 ＫＩＣ ○Ｐ技Ｃ)" w:date="2022-08-08T08:57:00Z">
        <w:r w:rsidR="00926E80">
          <w:rPr>
            <w:rFonts w:ascii="Meiryo UI" w:eastAsia="Meiryo UI" w:hAnsi="Meiryo UI" w:cs="Meiryo UI" w:hint="eastAsia"/>
            <w:color w:val="000000" w:themeColor="text1"/>
            <w:sz w:val="20"/>
            <w:szCs w:val="20"/>
          </w:rPr>
          <w:t>た結果</w:t>
        </w:r>
      </w:ins>
      <w:del w:id="29" w:author="nakasugi tetsuro(中杉 哲郎 ＫＩＣ ○Ｐ技Ｃ)" w:date="2022-08-08T08:57:00Z">
        <w:r w:rsidR="00812E5B" w:rsidDel="00926E80">
          <w:rPr>
            <w:rFonts w:ascii="Meiryo UI" w:eastAsia="Meiryo UI" w:hAnsi="Meiryo UI" w:cs="Meiryo UI" w:hint="eastAsia"/>
            <w:color w:val="000000" w:themeColor="text1"/>
            <w:sz w:val="20"/>
            <w:szCs w:val="20"/>
          </w:rPr>
          <w:delText>ることで傾向が見えるようにプロット</w:delText>
        </w:r>
        <w:commentRangeStart w:id="30"/>
        <w:r w:rsidR="00812E5B" w:rsidDel="00926E80">
          <w:rPr>
            <w:rFonts w:ascii="Meiryo UI" w:eastAsia="Meiryo UI" w:hAnsi="Meiryo UI" w:cs="Meiryo UI" w:hint="eastAsia"/>
            <w:color w:val="000000" w:themeColor="text1"/>
            <w:sz w:val="20"/>
            <w:szCs w:val="20"/>
          </w:rPr>
          <w:delText>した</w:delText>
        </w:r>
        <w:r w:rsidR="005F5898" w:rsidDel="00926E80">
          <w:rPr>
            <w:rFonts w:ascii="Meiryo UI" w:eastAsia="Meiryo UI" w:hAnsi="Meiryo UI" w:cs="Meiryo UI" w:hint="eastAsia"/>
            <w:color w:val="000000" w:themeColor="text1"/>
            <w:sz w:val="20"/>
            <w:szCs w:val="20"/>
          </w:rPr>
          <w:delText>もの</w:delText>
        </w:r>
      </w:del>
      <w:r w:rsidR="005F5898">
        <w:rPr>
          <w:rFonts w:ascii="Meiryo UI" w:eastAsia="Meiryo UI" w:hAnsi="Meiryo UI" w:cs="Meiryo UI" w:hint="eastAsia"/>
          <w:color w:val="000000" w:themeColor="text1"/>
          <w:sz w:val="20"/>
          <w:szCs w:val="20"/>
        </w:rPr>
        <w:t>である</w:t>
      </w:r>
      <w:commentRangeEnd w:id="30"/>
      <w:r w:rsidR="00926E80">
        <w:rPr>
          <w:rStyle w:val="ad"/>
        </w:rPr>
        <w:commentReference w:id="30"/>
      </w:r>
      <w:r w:rsidR="00812E5B">
        <w:rPr>
          <w:rFonts w:ascii="Meiryo UI" w:eastAsia="Meiryo UI" w:hAnsi="Meiryo UI" w:cs="Meiryo UI" w:hint="eastAsia"/>
          <w:color w:val="000000" w:themeColor="text1"/>
          <w:sz w:val="20"/>
          <w:szCs w:val="20"/>
        </w:rPr>
        <w:t>。</w:t>
      </w:r>
      <w:r w:rsidR="002B1DEC" w:rsidRPr="009F128B">
        <w:rPr>
          <w:rFonts w:ascii="Meiryo UI" w:eastAsia="Meiryo UI" w:hAnsi="Meiryo UI" w:cs="Meiryo UI" w:hint="eastAsia"/>
          <w:color w:val="000000" w:themeColor="text1"/>
          <w:sz w:val="20"/>
          <w:szCs w:val="20"/>
        </w:rPr>
        <w:t>左側はパターン密度の高い</w:t>
      </w:r>
      <w:r w:rsidRPr="009F128B">
        <w:rPr>
          <w:rFonts w:ascii="Meiryo UI" w:eastAsia="Meiryo UI" w:hAnsi="Meiryo UI" w:cs="Meiryo UI" w:hint="eastAsia"/>
          <w:color w:val="000000" w:themeColor="text1"/>
          <w:sz w:val="20"/>
          <w:szCs w:val="20"/>
        </w:rPr>
        <w:t>高被覆率のフォトマスクであり、右側は低被覆</w:t>
      </w:r>
      <w:r w:rsidR="005F5898">
        <w:rPr>
          <w:rFonts w:ascii="Meiryo UI" w:eastAsia="Meiryo UI" w:hAnsi="Meiryo UI" w:cs="Meiryo UI" w:hint="eastAsia"/>
          <w:color w:val="000000" w:themeColor="text1"/>
          <w:sz w:val="20"/>
          <w:szCs w:val="20"/>
        </w:rPr>
        <w:t>率</w:t>
      </w:r>
      <w:r w:rsidRPr="009F128B">
        <w:rPr>
          <w:rFonts w:ascii="Meiryo UI" w:eastAsia="Meiryo UI" w:hAnsi="Meiryo UI" w:cs="Meiryo UI" w:hint="eastAsia"/>
          <w:color w:val="000000" w:themeColor="text1"/>
          <w:sz w:val="20"/>
          <w:szCs w:val="20"/>
        </w:rPr>
        <w:t>のフォトマスク</w:t>
      </w:r>
      <w:r w:rsidR="006324AA" w:rsidRPr="009F128B">
        <w:rPr>
          <w:rFonts w:ascii="Meiryo UI" w:eastAsia="Meiryo UI" w:hAnsi="Meiryo UI" w:cs="Meiryo UI" w:hint="eastAsia"/>
          <w:color w:val="000000" w:themeColor="text1"/>
          <w:sz w:val="20"/>
          <w:szCs w:val="20"/>
        </w:rPr>
        <w:t>の寸法分布である</w:t>
      </w:r>
      <w:r w:rsidR="000528E8" w:rsidRPr="009F128B">
        <w:rPr>
          <w:rFonts w:ascii="Meiryo UI" w:eastAsia="Meiryo UI" w:hAnsi="Meiryo UI" w:cs="Meiryo UI" w:hint="eastAsia"/>
          <w:color w:val="000000" w:themeColor="text1"/>
          <w:sz w:val="20"/>
          <w:szCs w:val="20"/>
        </w:rPr>
        <w:t>。</w:t>
      </w:r>
      <w:del w:id="31" w:author="nakasugi tetsuro(中杉 哲郎 ＫＩＣ ○Ｐ技Ｃ)" w:date="2022-08-08T08:58:00Z">
        <w:r w:rsidR="00812E5B" w:rsidDel="00926E80">
          <w:rPr>
            <w:rFonts w:ascii="Meiryo UI" w:eastAsia="Meiryo UI" w:hAnsi="Meiryo UI" w:cs="Meiryo UI" w:hint="eastAsia"/>
            <w:color w:val="000000" w:themeColor="text1"/>
            <w:sz w:val="20"/>
            <w:szCs w:val="20"/>
          </w:rPr>
          <w:delText>両者の間で大きくことなるのは、中央部の寸法変動の大きさである。</w:delText>
        </w:r>
      </w:del>
      <w:commentRangeStart w:id="32"/>
      <w:r w:rsidR="00812E5B">
        <w:rPr>
          <w:rFonts w:ascii="Meiryo UI" w:eastAsia="Meiryo UI" w:hAnsi="Meiryo UI" w:cs="Meiryo UI" w:hint="eastAsia"/>
          <w:color w:val="000000" w:themeColor="text1"/>
          <w:sz w:val="20"/>
          <w:szCs w:val="20"/>
        </w:rPr>
        <w:t>高被覆</w:t>
      </w:r>
      <w:r w:rsidR="005F5898">
        <w:rPr>
          <w:rFonts w:ascii="Meiryo UI" w:eastAsia="Meiryo UI" w:hAnsi="Meiryo UI" w:cs="Meiryo UI" w:hint="eastAsia"/>
          <w:color w:val="000000" w:themeColor="text1"/>
          <w:sz w:val="20"/>
          <w:szCs w:val="20"/>
        </w:rPr>
        <w:t>率</w:t>
      </w:r>
      <w:commentRangeEnd w:id="32"/>
      <w:r w:rsidR="00926E80">
        <w:rPr>
          <w:rStyle w:val="ad"/>
        </w:rPr>
        <w:commentReference w:id="32"/>
      </w:r>
      <w:r w:rsidR="00812E5B">
        <w:rPr>
          <w:rFonts w:ascii="Meiryo UI" w:eastAsia="Meiryo UI" w:hAnsi="Meiryo UI" w:cs="Meiryo UI" w:hint="eastAsia"/>
          <w:color w:val="000000" w:themeColor="text1"/>
          <w:sz w:val="20"/>
          <w:szCs w:val="20"/>
        </w:rPr>
        <w:t>のレイアウトでは２つの縦長の楕円の分布が見えて</w:t>
      </w:r>
      <w:commentRangeStart w:id="33"/>
      <w:r w:rsidR="00812E5B">
        <w:rPr>
          <w:rFonts w:ascii="Meiryo UI" w:eastAsia="Meiryo UI" w:hAnsi="Meiryo UI" w:cs="Meiryo UI" w:hint="eastAsia"/>
          <w:color w:val="000000" w:themeColor="text1"/>
          <w:sz w:val="20"/>
          <w:szCs w:val="20"/>
        </w:rPr>
        <w:t>いる</w:t>
      </w:r>
      <w:commentRangeEnd w:id="33"/>
      <w:r w:rsidR="00926E80">
        <w:rPr>
          <w:rStyle w:val="ad"/>
        </w:rPr>
        <w:commentReference w:id="33"/>
      </w:r>
      <w:ins w:id="34" w:author="nakasugi tetsuro(中杉 哲郎 ＫＩＣ ○Ｐ技Ｃ)" w:date="2022-08-08T09:00:00Z">
        <w:r w:rsidR="00926E80">
          <w:rPr>
            <w:rFonts w:ascii="Meiryo UI" w:eastAsia="Meiryo UI" w:hAnsi="Meiryo UI" w:cs="Meiryo UI" w:hint="eastAsia"/>
            <w:color w:val="000000" w:themeColor="text1"/>
            <w:sz w:val="20"/>
            <w:szCs w:val="20"/>
          </w:rPr>
          <w:t>。一方</w:t>
        </w:r>
      </w:ins>
      <w:del w:id="35" w:author="nakasugi tetsuro(中杉 哲郎 ＫＩＣ ○Ｐ技Ｃ)" w:date="2022-08-08T09:00:00Z">
        <w:r w:rsidR="00812E5B" w:rsidDel="00926E80">
          <w:rPr>
            <w:rFonts w:ascii="Meiryo UI" w:eastAsia="Meiryo UI" w:hAnsi="Meiryo UI" w:cs="Meiryo UI" w:hint="eastAsia"/>
            <w:color w:val="000000" w:themeColor="text1"/>
            <w:sz w:val="20"/>
            <w:szCs w:val="20"/>
          </w:rPr>
          <w:delText>が</w:delText>
        </w:r>
      </w:del>
      <w:r w:rsidR="00812E5B">
        <w:rPr>
          <w:rFonts w:ascii="Meiryo UI" w:eastAsia="Meiryo UI" w:hAnsi="Meiryo UI" w:cs="Meiryo UI" w:hint="eastAsia"/>
          <w:color w:val="000000" w:themeColor="text1"/>
          <w:sz w:val="20"/>
          <w:szCs w:val="20"/>
        </w:rPr>
        <w:t>、</w:t>
      </w:r>
      <w:commentRangeStart w:id="36"/>
      <w:r w:rsidR="00812E5B">
        <w:rPr>
          <w:rFonts w:ascii="Meiryo UI" w:eastAsia="Meiryo UI" w:hAnsi="Meiryo UI" w:cs="Meiryo UI" w:hint="eastAsia"/>
          <w:color w:val="000000" w:themeColor="text1"/>
          <w:sz w:val="20"/>
          <w:szCs w:val="20"/>
        </w:rPr>
        <w:t>低被覆</w:t>
      </w:r>
      <w:r w:rsidR="005F5898">
        <w:rPr>
          <w:rFonts w:ascii="Meiryo UI" w:eastAsia="Meiryo UI" w:hAnsi="Meiryo UI" w:cs="Meiryo UI" w:hint="eastAsia"/>
          <w:color w:val="000000" w:themeColor="text1"/>
          <w:sz w:val="20"/>
          <w:szCs w:val="20"/>
        </w:rPr>
        <w:t>率</w:t>
      </w:r>
      <w:commentRangeEnd w:id="36"/>
      <w:r w:rsidR="00926E80">
        <w:rPr>
          <w:rStyle w:val="ad"/>
        </w:rPr>
        <w:commentReference w:id="36"/>
      </w:r>
      <w:r w:rsidR="005F5898">
        <w:rPr>
          <w:rFonts w:ascii="Meiryo UI" w:eastAsia="Meiryo UI" w:hAnsi="Meiryo UI" w:cs="Meiryo UI" w:hint="eastAsia"/>
          <w:color w:val="000000" w:themeColor="text1"/>
          <w:sz w:val="20"/>
          <w:szCs w:val="20"/>
        </w:rPr>
        <w:t>のレイアウトでは</w:t>
      </w:r>
      <w:ins w:id="37" w:author="nakasugi tetsuro(中杉 哲郎 ＫＩＣ ○Ｐ技Ｃ)" w:date="2022-08-08T09:00:00Z">
        <w:r w:rsidR="00926E80">
          <w:rPr>
            <w:rFonts w:ascii="Meiryo UI" w:eastAsia="Meiryo UI" w:hAnsi="Meiryo UI" w:cs="Meiryo UI" w:hint="eastAsia"/>
            <w:color w:val="000000" w:themeColor="text1"/>
            <w:sz w:val="20"/>
            <w:szCs w:val="20"/>
          </w:rPr>
          <w:t>、</w:t>
        </w:r>
      </w:ins>
      <w:ins w:id="38" w:author="nakasugi tetsuro(中杉 哲郎 ＫＩＣ ○Ｐ技Ｃ)" w:date="2022-08-08T09:01:00Z">
        <w:r w:rsidR="00926E80" w:rsidRPr="009F128B">
          <w:rPr>
            <w:rFonts w:ascii="Meiryo UI" w:eastAsia="Meiryo UI" w:hAnsi="Meiryo UI" w:cs="Meiryo UI" w:hint="eastAsia"/>
            <w:color w:val="000000" w:themeColor="text1"/>
            <w:sz w:val="20"/>
            <w:szCs w:val="20"/>
          </w:rPr>
          <w:t>上下端部では寸法が急激に</w:t>
        </w:r>
        <w:r w:rsidR="00926E80">
          <w:rPr>
            <w:rFonts w:ascii="Meiryo UI" w:eastAsia="Meiryo UI" w:hAnsi="Meiryo UI" w:cs="Meiryo UI" w:hint="eastAsia"/>
            <w:color w:val="000000" w:themeColor="text1"/>
            <w:sz w:val="20"/>
            <w:szCs w:val="20"/>
          </w:rPr>
          <w:t>平均値を下回る</w:t>
        </w:r>
        <w:r w:rsidR="00926E80" w:rsidRPr="009F128B">
          <w:rPr>
            <w:rFonts w:ascii="Meiryo UI" w:eastAsia="Meiryo UI" w:hAnsi="Meiryo UI" w:cs="Meiryo UI" w:hint="eastAsia"/>
            <w:color w:val="000000" w:themeColor="text1"/>
            <w:sz w:val="20"/>
            <w:szCs w:val="20"/>
          </w:rPr>
          <w:t>様子</w:t>
        </w:r>
        <w:r w:rsidR="00926E80">
          <w:rPr>
            <w:rFonts w:ascii="Meiryo UI" w:eastAsia="Meiryo UI" w:hAnsi="Meiryo UI" w:cs="Meiryo UI" w:hint="eastAsia"/>
            <w:color w:val="000000" w:themeColor="text1"/>
            <w:sz w:val="20"/>
            <w:szCs w:val="20"/>
          </w:rPr>
          <w:t>と、</w:t>
        </w:r>
      </w:ins>
      <w:r w:rsidR="005F5898">
        <w:rPr>
          <w:rFonts w:ascii="Meiryo UI" w:eastAsia="Meiryo UI" w:hAnsi="Meiryo UI" w:cs="Meiryo UI" w:hint="eastAsia"/>
          <w:color w:val="000000" w:themeColor="text1"/>
          <w:sz w:val="20"/>
          <w:szCs w:val="20"/>
        </w:rPr>
        <w:t>真ん中に小さな</w:t>
      </w:r>
      <w:r w:rsidR="00812E5B">
        <w:rPr>
          <w:rFonts w:ascii="Meiryo UI" w:eastAsia="Meiryo UI" w:hAnsi="Meiryo UI" w:cs="Meiryo UI" w:hint="eastAsia"/>
          <w:color w:val="000000" w:themeColor="text1"/>
          <w:sz w:val="20"/>
          <w:szCs w:val="20"/>
        </w:rPr>
        <w:t>ドーナツ状の分布</w:t>
      </w:r>
      <w:r w:rsidR="005F5898">
        <w:rPr>
          <w:rFonts w:ascii="Meiryo UI" w:eastAsia="Meiryo UI" w:hAnsi="Meiryo UI" w:cs="Meiryo UI" w:hint="eastAsia"/>
          <w:color w:val="000000" w:themeColor="text1"/>
          <w:sz w:val="20"/>
          <w:szCs w:val="20"/>
        </w:rPr>
        <w:t>になっていること</w:t>
      </w:r>
      <w:r w:rsidR="00812E5B">
        <w:rPr>
          <w:rFonts w:ascii="Meiryo UI" w:eastAsia="Meiryo UI" w:hAnsi="Meiryo UI" w:cs="Meiryo UI" w:hint="eastAsia"/>
          <w:color w:val="000000" w:themeColor="text1"/>
          <w:sz w:val="20"/>
          <w:szCs w:val="20"/>
        </w:rPr>
        <w:t>確認できる。</w:t>
      </w:r>
      <w:r w:rsidR="00812E5B" w:rsidRPr="00BC4E47">
        <w:rPr>
          <w:rFonts w:ascii="Meiryo UI" w:eastAsia="Meiryo UI" w:hAnsi="Meiryo UI" w:cs="Meiryo UI" w:hint="eastAsia"/>
          <w:color w:val="000000" w:themeColor="text1"/>
          <w:sz w:val="20"/>
          <w:szCs w:val="20"/>
          <w:highlight w:val="cyan"/>
        </w:rPr>
        <w:t>これは</w:t>
      </w:r>
      <w:r w:rsidRPr="00BC4E47">
        <w:rPr>
          <w:rFonts w:ascii="Meiryo UI" w:eastAsia="Meiryo UI" w:hAnsi="Meiryo UI" w:cs="Meiryo UI" w:hint="eastAsia"/>
          <w:color w:val="000000" w:themeColor="text1"/>
          <w:sz w:val="20"/>
          <w:szCs w:val="20"/>
          <w:highlight w:val="cyan"/>
        </w:rPr>
        <w:t>フォ</w:t>
      </w:r>
      <w:r w:rsidR="000A7D5D" w:rsidRPr="00BC4E47">
        <w:rPr>
          <w:rFonts w:ascii="Meiryo UI" w:eastAsia="Meiryo UI" w:hAnsi="Meiryo UI" w:cs="Meiryo UI" w:hint="eastAsia"/>
          <w:color w:val="000000" w:themeColor="text1"/>
          <w:sz w:val="20"/>
          <w:szCs w:val="20"/>
          <w:highlight w:val="cyan"/>
        </w:rPr>
        <w:t>トマスクのパターン被覆率が増えると、</w:t>
      </w:r>
      <w:ins w:id="39" w:author="nakasugi tetsuro(中杉 哲郎 ＫＩＣ ○Ｐ技Ｃ)" w:date="2022-08-08T15:08:00Z">
        <w:r w:rsidR="00D62E8D">
          <w:rPr>
            <w:rFonts w:ascii="Meiryo UI" w:eastAsia="Meiryo UI" w:hAnsi="Meiryo UI" w:cs="Meiryo UI" w:hint="eastAsia"/>
            <w:color w:val="000000" w:themeColor="text1"/>
            <w:sz w:val="20"/>
            <w:szCs w:val="20"/>
            <w:highlight w:val="cyan"/>
          </w:rPr>
          <w:t>①</w:t>
        </w:r>
      </w:ins>
      <w:r w:rsidR="000D645F" w:rsidRPr="00BC4E47">
        <w:rPr>
          <w:rFonts w:ascii="Meiryo UI" w:eastAsia="Meiryo UI" w:hAnsi="Meiryo UI" w:cs="Meiryo UI" w:hint="eastAsia"/>
          <w:color w:val="000000" w:themeColor="text1"/>
          <w:sz w:val="20"/>
          <w:szCs w:val="20"/>
          <w:highlight w:val="cyan"/>
        </w:rPr>
        <w:t>描画</w:t>
      </w:r>
      <w:r w:rsidR="00CF4A8D" w:rsidRPr="00BC4E47">
        <w:rPr>
          <w:rFonts w:ascii="Meiryo UI" w:eastAsia="Meiryo UI" w:hAnsi="Meiryo UI" w:cs="Meiryo UI" w:hint="eastAsia"/>
          <w:color w:val="000000" w:themeColor="text1"/>
          <w:sz w:val="20"/>
          <w:szCs w:val="20"/>
          <w:highlight w:val="cyan"/>
        </w:rPr>
        <w:t>工程における</w:t>
      </w:r>
      <w:r w:rsidR="000A7D5D" w:rsidRPr="00BC4E47">
        <w:rPr>
          <w:rFonts w:ascii="Meiryo UI" w:eastAsia="Meiryo UI" w:hAnsi="Meiryo UI" w:cs="Meiryo UI" w:hint="eastAsia"/>
          <w:color w:val="000000" w:themeColor="text1"/>
          <w:sz w:val="20"/>
          <w:szCs w:val="20"/>
          <w:highlight w:val="cyan"/>
        </w:rPr>
        <w:t>露光時のかぶりや</w:t>
      </w:r>
      <w:r w:rsidR="00CF4A8D" w:rsidRPr="00BC4E47">
        <w:rPr>
          <w:rFonts w:ascii="Meiryo UI" w:eastAsia="Meiryo UI" w:hAnsi="Meiryo UI" w:cs="Meiryo UI" w:hint="eastAsia"/>
          <w:color w:val="000000" w:themeColor="text1"/>
          <w:sz w:val="20"/>
          <w:szCs w:val="20"/>
          <w:highlight w:val="cyan"/>
        </w:rPr>
        <w:t>、</w:t>
      </w:r>
      <w:ins w:id="40" w:author="nakasugi tetsuro(中杉 哲郎 ＫＩＣ ○Ｐ技Ｃ)" w:date="2022-08-08T15:08:00Z">
        <w:r w:rsidR="00D62E8D">
          <w:rPr>
            <w:rFonts w:ascii="Meiryo UI" w:eastAsia="Meiryo UI" w:hAnsi="Meiryo UI" w:cs="Meiryo UI" w:hint="eastAsia"/>
            <w:color w:val="000000" w:themeColor="text1"/>
            <w:sz w:val="20"/>
            <w:szCs w:val="20"/>
            <w:highlight w:val="cyan"/>
          </w:rPr>
          <w:t>②</w:t>
        </w:r>
      </w:ins>
      <w:r w:rsidR="000A7D5D" w:rsidRPr="00BC4E47">
        <w:rPr>
          <w:rFonts w:ascii="Meiryo UI" w:eastAsia="Meiryo UI" w:hAnsi="Meiryo UI" w:cs="Meiryo UI" w:hint="eastAsia"/>
          <w:color w:val="000000" w:themeColor="text1"/>
          <w:sz w:val="20"/>
          <w:szCs w:val="20"/>
          <w:highlight w:val="cyan"/>
        </w:rPr>
        <w:t>加工</w:t>
      </w:r>
      <w:r w:rsidR="00CF4A8D" w:rsidRPr="00BC4E47">
        <w:rPr>
          <w:rFonts w:ascii="Meiryo UI" w:eastAsia="Meiryo UI" w:hAnsi="Meiryo UI" w:cs="Meiryo UI" w:hint="eastAsia"/>
          <w:color w:val="000000" w:themeColor="text1"/>
          <w:sz w:val="20"/>
          <w:szCs w:val="20"/>
          <w:highlight w:val="cyan"/>
        </w:rPr>
        <w:t>工程における</w:t>
      </w:r>
      <w:ins w:id="41" w:author="nakasugi tetsuro(中杉 哲郎 ＫＩＣ ○Ｐ技Ｃ)" w:date="2022-08-08T15:08:00Z">
        <w:r w:rsidR="00D62E8D">
          <w:rPr>
            <w:rFonts w:ascii="Meiryo UI" w:eastAsia="Meiryo UI" w:hAnsi="Meiryo UI" w:cs="Meiryo UI" w:hint="eastAsia"/>
            <w:color w:val="000000" w:themeColor="text1"/>
            <w:sz w:val="20"/>
            <w:szCs w:val="20"/>
            <w:highlight w:val="cyan"/>
          </w:rPr>
          <w:t>被覆率依存の</w:t>
        </w:r>
      </w:ins>
      <w:r w:rsidRPr="00BC4E47">
        <w:rPr>
          <w:rFonts w:ascii="Meiryo UI" w:eastAsia="Meiryo UI" w:hAnsi="Meiryo UI" w:cs="Meiryo UI" w:hint="eastAsia"/>
          <w:color w:val="000000" w:themeColor="text1"/>
          <w:sz w:val="20"/>
          <w:szCs w:val="20"/>
          <w:highlight w:val="cyan"/>
        </w:rPr>
        <w:t>ローディング</w:t>
      </w:r>
      <w:ins w:id="42" w:author="nakasugi tetsuro(中杉 哲郎 ＫＩＣ ○Ｐ技Ｃ)" w:date="2022-08-08T15:08:00Z">
        <w:r w:rsidR="00D62E8D">
          <w:rPr>
            <w:rFonts w:ascii="Meiryo UI" w:eastAsia="Meiryo UI" w:hAnsi="Meiryo UI" w:cs="Meiryo UI" w:hint="eastAsia"/>
            <w:color w:val="000000" w:themeColor="text1"/>
            <w:sz w:val="20"/>
            <w:szCs w:val="20"/>
            <w:highlight w:val="cyan"/>
          </w:rPr>
          <w:t>により</w:t>
        </w:r>
      </w:ins>
      <w:del w:id="43" w:author="nakasugi tetsuro(中杉 哲郎 ＫＩＣ ○Ｐ技Ｃ)" w:date="2022-08-08T15:08:00Z">
        <w:r w:rsidRPr="00BC4E47" w:rsidDel="00D62E8D">
          <w:rPr>
            <w:rFonts w:ascii="Meiryo UI" w:eastAsia="Meiryo UI" w:hAnsi="Meiryo UI" w:cs="Meiryo UI" w:hint="eastAsia"/>
            <w:color w:val="000000" w:themeColor="text1"/>
            <w:sz w:val="20"/>
            <w:szCs w:val="20"/>
            <w:highlight w:val="cyan"/>
          </w:rPr>
          <w:delText>が増えるため</w:delText>
        </w:r>
      </w:del>
      <w:r w:rsidRPr="00BC4E47">
        <w:rPr>
          <w:rFonts w:ascii="Meiryo UI" w:eastAsia="Meiryo UI" w:hAnsi="Meiryo UI" w:cs="Meiryo UI" w:hint="eastAsia"/>
          <w:color w:val="000000" w:themeColor="text1"/>
          <w:sz w:val="20"/>
          <w:szCs w:val="20"/>
          <w:highlight w:val="cyan"/>
        </w:rPr>
        <w:t>、</w:t>
      </w:r>
      <w:r w:rsidR="000A7D5D" w:rsidRPr="00BC4E47">
        <w:rPr>
          <w:rFonts w:ascii="Meiryo UI" w:eastAsia="Meiryo UI" w:hAnsi="Meiryo UI" w:cs="Meiryo UI" w:hint="eastAsia"/>
          <w:color w:val="000000" w:themeColor="text1"/>
          <w:sz w:val="20"/>
          <w:szCs w:val="20"/>
          <w:highlight w:val="cyan"/>
        </w:rPr>
        <w:t>フォトマスクの</w:t>
      </w:r>
      <w:r w:rsidRPr="00BC4E47">
        <w:rPr>
          <w:rFonts w:ascii="Meiryo UI" w:eastAsia="Meiryo UI" w:hAnsi="Meiryo UI" w:cs="Meiryo UI" w:hint="eastAsia"/>
          <w:color w:val="000000" w:themeColor="text1"/>
          <w:sz w:val="20"/>
          <w:szCs w:val="20"/>
          <w:highlight w:val="cyan"/>
        </w:rPr>
        <w:t>寸法変動</w:t>
      </w:r>
      <w:r w:rsidR="006324AA" w:rsidRPr="00BC4E47">
        <w:rPr>
          <w:rFonts w:ascii="Meiryo UI" w:eastAsia="Meiryo UI" w:hAnsi="Meiryo UI" w:cs="Meiryo UI" w:hint="eastAsia"/>
          <w:color w:val="000000" w:themeColor="text1"/>
          <w:sz w:val="20"/>
          <w:szCs w:val="20"/>
          <w:highlight w:val="cyan"/>
        </w:rPr>
        <w:t>が大きくなる</w:t>
      </w:r>
      <w:r w:rsidR="00812E5B" w:rsidRPr="00BC4E47">
        <w:rPr>
          <w:rFonts w:ascii="Meiryo UI" w:eastAsia="Meiryo UI" w:hAnsi="Meiryo UI" w:cs="Meiryo UI" w:hint="eastAsia"/>
          <w:color w:val="000000" w:themeColor="text1"/>
          <w:sz w:val="20"/>
          <w:szCs w:val="20"/>
          <w:highlight w:val="cyan"/>
        </w:rPr>
        <w:t>ことが</w:t>
      </w:r>
      <w:ins w:id="44" w:author="nakasugi tetsuro(中杉 哲郎 ＫＩＣ ○Ｐ技Ｃ)" w:date="2022-08-08T15:08:00Z">
        <w:r w:rsidR="00D62E8D">
          <w:rPr>
            <w:rFonts w:ascii="Meiryo UI" w:eastAsia="Meiryo UI" w:hAnsi="Meiryo UI" w:cs="Meiryo UI" w:hint="eastAsia"/>
            <w:color w:val="000000" w:themeColor="text1"/>
            <w:sz w:val="20"/>
            <w:szCs w:val="20"/>
            <w:highlight w:val="cyan"/>
          </w:rPr>
          <w:t>知られている</w:t>
        </w:r>
      </w:ins>
      <w:del w:id="45" w:author="nakasugi tetsuro(中杉 哲郎 ＫＩＣ ○Ｐ技Ｃ)" w:date="2022-08-08T15:08:00Z">
        <w:r w:rsidR="00812E5B" w:rsidRPr="00BC4E47" w:rsidDel="00D62E8D">
          <w:rPr>
            <w:rFonts w:ascii="Meiryo UI" w:eastAsia="Meiryo UI" w:hAnsi="Meiryo UI" w:cs="Meiryo UI" w:hint="eastAsia"/>
            <w:color w:val="000000" w:themeColor="text1"/>
            <w:sz w:val="20"/>
            <w:szCs w:val="20"/>
            <w:highlight w:val="cyan"/>
          </w:rPr>
          <w:delText>原因と推測される</w:delText>
        </w:r>
      </w:del>
      <w:r w:rsidR="006324AA" w:rsidRPr="00BC4E47">
        <w:rPr>
          <w:rFonts w:ascii="Meiryo UI" w:eastAsia="Meiryo UI" w:hAnsi="Meiryo UI" w:cs="Meiryo UI" w:hint="eastAsia"/>
          <w:color w:val="000000" w:themeColor="text1"/>
          <w:sz w:val="20"/>
          <w:szCs w:val="20"/>
          <w:highlight w:val="cyan"/>
        </w:rPr>
        <w:t>。</w:t>
      </w:r>
      <w:ins w:id="46" w:author="nakasugi tetsuro(中杉 哲郎 ＫＩＣ ○Ｐ技Ｃ)" w:date="2022-08-08T15:08:00Z">
        <w:r w:rsidR="00D62E8D">
          <w:rPr>
            <w:rFonts w:ascii="Meiryo UI" w:eastAsia="Meiryo UI" w:hAnsi="Meiryo UI" w:cs="Meiryo UI" w:hint="eastAsia"/>
            <w:color w:val="000000" w:themeColor="text1"/>
            <w:sz w:val="20"/>
            <w:szCs w:val="20"/>
            <w:highlight w:val="cyan"/>
          </w:rPr>
          <w:t xml:space="preserve">1)、2)　</w:t>
        </w:r>
      </w:ins>
      <w:commentRangeStart w:id="47"/>
      <w:r w:rsidR="006324AA" w:rsidRPr="009F128B">
        <w:rPr>
          <w:rFonts w:ascii="Meiryo UI" w:eastAsia="Meiryo UI" w:hAnsi="Meiryo UI" w:cs="Meiryo UI" w:hint="eastAsia"/>
          <w:color w:val="000000" w:themeColor="text1"/>
          <w:sz w:val="20"/>
          <w:szCs w:val="20"/>
        </w:rPr>
        <w:t>この</w:t>
      </w:r>
      <w:commentRangeEnd w:id="47"/>
      <w:r w:rsidR="00926E80">
        <w:rPr>
          <w:rStyle w:val="ad"/>
        </w:rPr>
        <w:commentReference w:id="47"/>
      </w:r>
      <w:r w:rsidR="006324AA" w:rsidRPr="009F128B">
        <w:rPr>
          <w:rFonts w:ascii="Meiryo UI" w:eastAsia="Meiryo UI" w:hAnsi="Meiryo UI" w:cs="Meiryo UI" w:hint="eastAsia"/>
          <w:color w:val="000000" w:themeColor="text1"/>
          <w:sz w:val="20"/>
          <w:szCs w:val="20"/>
        </w:rPr>
        <w:t>よう</w:t>
      </w:r>
      <w:r w:rsidR="002B1DEC" w:rsidRPr="009F128B">
        <w:rPr>
          <w:rFonts w:ascii="Meiryo UI" w:eastAsia="Meiryo UI" w:hAnsi="Meiryo UI" w:cs="Meiryo UI" w:hint="eastAsia"/>
          <w:color w:val="000000" w:themeColor="text1"/>
          <w:sz w:val="20"/>
          <w:szCs w:val="20"/>
        </w:rPr>
        <w:t>な</w:t>
      </w:r>
      <w:r w:rsidR="000D645F" w:rsidRPr="009F128B">
        <w:rPr>
          <w:rFonts w:ascii="Meiryo UI" w:eastAsia="Meiryo UI" w:hAnsi="Meiryo UI" w:cs="Meiryo UI" w:hint="eastAsia"/>
          <w:color w:val="000000" w:themeColor="text1"/>
          <w:sz w:val="20"/>
          <w:szCs w:val="20"/>
        </w:rPr>
        <w:t>レイアウトの特徴も</w:t>
      </w:r>
      <w:r w:rsidR="006324AA" w:rsidRPr="009F128B">
        <w:rPr>
          <w:rFonts w:ascii="Meiryo UI" w:eastAsia="Meiryo UI" w:hAnsi="Meiryo UI" w:cs="Meiryo UI" w:hint="eastAsia"/>
          <w:color w:val="000000" w:themeColor="text1"/>
          <w:sz w:val="20"/>
          <w:szCs w:val="20"/>
        </w:rPr>
        <w:t>寸法</w:t>
      </w:r>
      <w:r w:rsidR="009F128B" w:rsidRPr="009F128B">
        <w:rPr>
          <w:rFonts w:ascii="Meiryo UI" w:eastAsia="Meiryo UI" w:hAnsi="Meiryo UI" w:cs="Meiryo UI" w:hint="eastAsia"/>
          <w:color w:val="000000" w:themeColor="text1"/>
          <w:sz w:val="20"/>
          <w:szCs w:val="20"/>
        </w:rPr>
        <w:t>分布</w:t>
      </w:r>
      <w:r w:rsidR="000D645F" w:rsidRPr="009F128B">
        <w:rPr>
          <w:rFonts w:ascii="Meiryo UI" w:eastAsia="Meiryo UI" w:hAnsi="Meiryo UI" w:cs="Meiryo UI" w:hint="eastAsia"/>
          <w:color w:val="000000" w:themeColor="text1"/>
          <w:sz w:val="20"/>
          <w:szCs w:val="20"/>
        </w:rPr>
        <w:t>に影響を与える</w:t>
      </w:r>
      <w:r w:rsidR="000528E8" w:rsidRPr="009F128B">
        <w:rPr>
          <w:rFonts w:ascii="Meiryo UI" w:eastAsia="Meiryo UI" w:hAnsi="Meiryo UI" w:cs="Meiryo UI" w:hint="eastAsia"/>
          <w:color w:val="000000" w:themeColor="text1"/>
          <w:sz w:val="20"/>
          <w:szCs w:val="20"/>
        </w:rPr>
        <w:t>ため、</w:t>
      </w:r>
      <w:r w:rsidR="000D645F" w:rsidRPr="00926E80">
        <w:rPr>
          <w:rFonts w:ascii="Meiryo UI" w:eastAsia="Meiryo UI" w:hAnsi="Meiryo UI" w:cs="Meiryo UI" w:hint="eastAsia"/>
          <w:color w:val="000000" w:themeColor="text1"/>
          <w:sz w:val="20"/>
          <w:szCs w:val="20"/>
          <w:u w:val="single"/>
        </w:rPr>
        <w:t>フォト</w:t>
      </w:r>
      <w:r w:rsidR="006324AA" w:rsidRPr="00926E80">
        <w:rPr>
          <w:rFonts w:ascii="Meiryo UI" w:eastAsia="Meiryo UI" w:hAnsi="Meiryo UI" w:cs="Meiryo UI" w:hint="eastAsia"/>
          <w:color w:val="000000" w:themeColor="text1"/>
          <w:sz w:val="20"/>
          <w:szCs w:val="20"/>
          <w:u w:val="single"/>
        </w:rPr>
        <w:t>マスクの被覆率、レイヤーの種類</w:t>
      </w:r>
      <w:r w:rsidR="006324AA" w:rsidRPr="009F128B">
        <w:rPr>
          <w:rFonts w:ascii="Meiryo UI" w:eastAsia="Meiryo UI" w:hAnsi="Meiryo UI" w:cs="Meiryo UI" w:hint="eastAsia"/>
          <w:color w:val="000000" w:themeColor="text1"/>
          <w:sz w:val="20"/>
          <w:szCs w:val="20"/>
        </w:rPr>
        <w:t>などの情報も</w:t>
      </w:r>
      <w:r w:rsidR="004B76A6" w:rsidRPr="009F128B">
        <w:rPr>
          <w:rFonts w:ascii="Meiryo UI" w:eastAsia="Meiryo UI" w:hAnsi="Meiryo UI" w:cs="Meiryo UI" w:hint="eastAsia"/>
          <w:color w:val="000000" w:themeColor="text1"/>
          <w:sz w:val="20"/>
          <w:szCs w:val="20"/>
        </w:rPr>
        <w:t>特徴量に</w:t>
      </w:r>
      <w:r w:rsidR="002B1DEC" w:rsidRPr="009F128B">
        <w:rPr>
          <w:rFonts w:ascii="Meiryo UI" w:eastAsia="Meiryo UI" w:hAnsi="Meiryo UI" w:cs="Meiryo UI" w:hint="eastAsia"/>
          <w:color w:val="000000" w:themeColor="text1"/>
          <w:sz w:val="20"/>
          <w:szCs w:val="20"/>
        </w:rPr>
        <w:t>加え</w:t>
      </w:r>
      <w:r w:rsidR="00812E5B">
        <w:rPr>
          <w:rFonts w:ascii="Meiryo UI" w:eastAsia="Meiryo UI" w:hAnsi="Meiryo UI" w:cs="Meiryo UI" w:hint="eastAsia"/>
          <w:color w:val="000000" w:themeColor="text1"/>
          <w:sz w:val="20"/>
          <w:szCs w:val="20"/>
        </w:rPr>
        <w:t>ることとした。</w:t>
      </w:r>
    </w:p>
    <w:p w14:paraId="7F404F86" w14:textId="61247DE4" w:rsidR="00296406" w:rsidRPr="00296406" w:rsidRDefault="00296406" w:rsidP="000528E8">
      <w:pPr>
        <w:widowControl/>
        <w:ind w:firstLineChars="100" w:firstLine="200"/>
        <w:jc w:val="left"/>
        <w:rPr>
          <w:rFonts w:ascii="Meiryo UI" w:eastAsia="Meiryo UI" w:hAnsi="Meiryo UI" w:cs="Meiryo UI"/>
          <w:color w:val="000000" w:themeColor="text1"/>
          <w:sz w:val="20"/>
          <w:szCs w:val="20"/>
        </w:rPr>
      </w:pPr>
      <w:r>
        <w:rPr>
          <w:rFonts w:ascii="Meiryo UI" w:eastAsia="Meiryo UI" w:hAnsi="Meiryo UI" w:cs="Meiryo UI" w:hint="eastAsia"/>
          <w:color w:val="000000" w:themeColor="text1"/>
          <w:sz w:val="20"/>
          <w:szCs w:val="20"/>
        </w:rPr>
        <w:t>特徴量には「座標」のように数字で表すことのできる定量的なデータのほかに、「レイヤーの種類」のような文字で表す定性的データも使うことができる。後者の定性的なデータは</w:t>
      </w:r>
      <w:r w:rsidR="002B5404">
        <w:rPr>
          <w:rFonts w:ascii="Meiryo UI" w:eastAsia="Meiryo UI" w:hAnsi="Meiryo UI" w:cs="Meiryo UI" w:hint="eastAsia"/>
          <w:color w:val="000000" w:themeColor="text1"/>
          <w:sz w:val="20"/>
          <w:szCs w:val="20"/>
        </w:rPr>
        <w:t>カテゴリー</w:t>
      </w:r>
      <w:r>
        <w:rPr>
          <w:rFonts w:ascii="Meiryo UI" w:eastAsia="Meiryo UI" w:hAnsi="Meiryo UI" w:cs="Meiryo UI" w:hint="eastAsia"/>
          <w:color w:val="000000" w:themeColor="text1"/>
          <w:sz w:val="20"/>
          <w:szCs w:val="20"/>
        </w:rPr>
        <w:t>データともよばれ、数値での</w:t>
      </w:r>
      <w:r w:rsidR="005F5898">
        <w:rPr>
          <w:rFonts w:ascii="Meiryo UI" w:eastAsia="Meiryo UI" w:hAnsi="Meiryo UI" w:cs="Meiryo UI" w:hint="eastAsia"/>
          <w:color w:val="000000" w:themeColor="text1"/>
          <w:sz w:val="20"/>
          <w:szCs w:val="20"/>
        </w:rPr>
        <w:t>処理が</w:t>
      </w:r>
      <w:r>
        <w:rPr>
          <w:rFonts w:ascii="Meiryo UI" w:eastAsia="Meiryo UI" w:hAnsi="Meiryo UI" w:cs="Meiryo UI" w:hint="eastAsia"/>
          <w:color w:val="000000" w:themeColor="text1"/>
          <w:sz w:val="20"/>
          <w:szCs w:val="20"/>
        </w:rPr>
        <w:t>できないためラベルとして学習する。</w:t>
      </w:r>
    </w:p>
    <w:p w14:paraId="0B72DAAE" w14:textId="7991390B" w:rsidR="004B76A6" w:rsidRPr="009F128B" w:rsidRDefault="004B76A6" w:rsidP="000528E8">
      <w:pPr>
        <w:widowControl/>
        <w:ind w:firstLineChars="100" w:firstLine="200"/>
        <w:jc w:val="left"/>
        <w:rPr>
          <w:rFonts w:ascii="Meiryo UI" w:eastAsia="Meiryo UI" w:hAnsi="Meiryo UI" w:cs="Meiryo UI"/>
          <w:color w:val="000000" w:themeColor="text1"/>
          <w:sz w:val="20"/>
          <w:szCs w:val="20"/>
        </w:rPr>
      </w:pPr>
      <w:r w:rsidRPr="009F128B">
        <w:rPr>
          <w:rFonts w:ascii="Meiryo UI" w:eastAsia="Meiryo UI" w:hAnsi="Meiryo UI" w:cs="Meiryo UI" w:hint="eastAsia"/>
          <w:color w:val="000000" w:themeColor="text1"/>
          <w:sz w:val="20"/>
          <w:szCs w:val="20"/>
        </w:rPr>
        <w:t>こ</w:t>
      </w:r>
      <w:r w:rsidR="006324AA" w:rsidRPr="009F128B">
        <w:rPr>
          <w:rFonts w:ascii="Meiryo UI" w:eastAsia="Meiryo UI" w:hAnsi="Meiryo UI" w:cs="Meiryo UI" w:hint="eastAsia"/>
          <w:color w:val="000000" w:themeColor="text1"/>
          <w:sz w:val="20"/>
          <w:szCs w:val="20"/>
        </w:rPr>
        <w:t>のような</w:t>
      </w:r>
      <w:r w:rsidRPr="009F128B">
        <w:rPr>
          <w:rFonts w:ascii="Meiryo UI" w:eastAsia="Meiryo UI" w:hAnsi="Meiryo UI" w:cs="Meiryo UI" w:hint="eastAsia"/>
          <w:color w:val="000000" w:themeColor="text1"/>
          <w:sz w:val="20"/>
          <w:szCs w:val="20"/>
        </w:rPr>
        <w:t>検討を</w:t>
      </w:r>
      <w:r w:rsidR="002B1DEC" w:rsidRPr="009F128B">
        <w:rPr>
          <w:rFonts w:ascii="Meiryo UI" w:eastAsia="Meiryo UI" w:hAnsi="Meiryo UI" w:cs="Meiryo UI" w:hint="eastAsia"/>
          <w:color w:val="000000" w:themeColor="text1"/>
          <w:sz w:val="20"/>
          <w:szCs w:val="20"/>
        </w:rPr>
        <w:t>重ね</w:t>
      </w:r>
      <w:r w:rsidRPr="009F128B">
        <w:rPr>
          <w:rFonts w:ascii="Meiryo UI" w:eastAsia="Meiryo UI" w:hAnsi="Meiryo UI" w:cs="Meiryo UI" w:hint="eastAsia"/>
          <w:color w:val="000000" w:themeColor="text1"/>
          <w:sz w:val="20"/>
          <w:szCs w:val="20"/>
        </w:rPr>
        <w:t>た結果、最終的には38種類の特徴量をつかってモデルの学習をすすめることにした。</w:t>
      </w:r>
      <w:r w:rsidR="000D645F" w:rsidRPr="009F128B">
        <w:rPr>
          <w:rFonts w:ascii="Meiryo UI" w:eastAsia="Meiryo UI" w:hAnsi="Meiryo UI" w:cs="Meiryo UI" w:hint="eastAsia"/>
          <w:color w:val="000000" w:themeColor="text1"/>
          <w:sz w:val="20"/>
          <w:szCs w:val="20"/>
        </w:rPr>
        <w:t>使用した</w:t>
      </w:r>
      <w:r w:rsidRPr="009F128B">
        <w:rPr>
          <w:rFonts w:ascii="Meiryo UI" w:eastAsia="Meiryo UI" w:hAnsi="Meiryo UI" w:cs="Meiryo UI" w:hint="eastAsia"/>
          <w:color w:val="000000" w:themeColor="text1"/>
          <w:sz w:val="20"/>
          <w:szCs w:val="20"/>
        </w:rPr>
        <w:t>特徴量の一覧を図11に</w:t>
      </w:r>
      <w:r w:rsidR="00303826" w:rsidRPr="009F128B">
        <w:rPr>
          <w:rFonts w:ascii="Meiryo UI" w:eastAsia="Meiryo UI" w:hAnsi="Meiryo UI" w:cs="Meiryo UI" w:hint="eastAsia"/>
          <w:color w:val="000000" w:themeColor="text1"/>
          <w:sz w:val="20"/>
          <w:szCs w:val="20"/>
        </w:rPr>
        <w:t>示す</w:t>
      </w:r>
      <w:r w:rsidRPr="009F128B">
        <w:rPr>
          <w:rFonts w:ascii="Meiryo UI" w:eastAsia="Meiryo UI" w:hAnsi="Meiryo UI" w:cs="Meiryo UI" w:hint="eastAsia"/>
          <w:color w:val="000000" w:themeColor="text1"/>
          <w:sz w:val="20"/>
          <w:szCs w:val="20"/>
        </w:rPr>
        <w:t>。</w:t>
      </w:r>
    </w:p>
    <w:p w14:paraId="48D346CA" w14:textId="28675E83" w:rsidR="004B76A6" w:rsidRDefault="004B76A6" w:rsidP="000528E8">
      <w:pPr>
        <w:widowControl/>
        <w:ind w:firstLineChars="100" w:firstLine="210"/>
        <w:jc w:val="left"/>
        <w:rPr>
          <w:rFonts w:ascii="Meiryo UI" w:eastAsia="Meiryo UI" w:hAnsi="Meiryo UI" w:cs="Meiryo UI"/>
          <w:color w:val="000000" w:themeColor="text1"/>
          <w:szCs w:val="21"/>
        </w:rPr>
      </w:pPr>
      <w:r>
        <w:rPr>
          <w:noProof/>
        </w:rPr>
        <w:drawing>
          <wp:inline distT="0" distB="0" distL="0" distR="0" wp14:anchorId="20A196DE" wp14:editId="13D21447">
            <wp:extent cx="4776107" cy="2133073"/>
            <wp:effectExtent l="0" t="0" r="5715" b="63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9831" cy="2139202"/>
                    </a:xfrm>
                    <a:prstGeom prst="rect">
                      <a:avLst/>
                    </a:prstGeom>
                  </pic:spPr>
                </pic:pic>
              </a:graphicData>
            </a:graphic>
          </wp:inline>
        </w:drawing>
      </w:r>
    </w:p>
    <w:p w14:paraId="42E909EC" w14:textId="360F5F49" w:rsidR="004B76A6" w:rsidRDefault="004B76A6" w:rsidP="004B76A6">
      <w:pPr>
        <w:widowControl/>
        <w:ind w:firstLineChars="100" w:firstLine="210"/>
        <w:jc w:val="center"/>
        <w:rPr>
          <w:rFonts w:ascii="Meiryo UI" w:eastAsia="Meiryo UI" w:hAnsi="Meiryo UI" w:cs="Meiryo UI"/>
          <w:color w:val="000000" w:themeColor="text1"/>
          <w:szCs w:val="21"/>
        </w:rPr>
      </w:pPr>
      <w:r>
        <w:rPr>
          <w:rFonts w:ascii="Meiryo UI" w:eastAsia="Meiryo UI" w:hAnsi="Meiryo UI" w:cs="Meiryo UI" w:hint="eastAsia"/>
          <w:color w:val="000000" w:themeColor="text1"/>
          <w:szCs w:val="21"/>
        </w:rPr>
        <w:t>図</w:t>
      </w:r>
      <w:r w:rsidR="00DE533C">
        <w:rPr>
          <w:rFonts w:ascii="Meiryo UI" w:eastAsia="Meiryo UI" w:hAnsi="Meiryo UI" w:cs="Meiryo UI" w:hint="eastAsia"/>
          <w:color w:val="000000" w:themeColor="text1"/>
          <w:szCs w:val="21"/>
        </w:rPr>
        <w:t xml:space="preserve">11. </w:t>
      </w:r>
      <w:r w:rsidR="00227A8A">
        <w:rPr>
          <w:rFonts w:ascii="Meiryo UI" w:eastAsia="Meiryo UI" w:hAnsi="Meiryo UI" w:cs="Meiryo UI" w:hint="eastAsia"/>
          <w:color w:val="000000" w:themeColor="text1"/>
          <w:szCs w:val="21"/>
        </w:rPr>
        <w:t>本検討で用いた</w:t>
      </w:r>
      <w:r>
        <w:rPr>
          <w:rFonts w:ascii="Meiryo UI" w:eastAsia="Meiryo UI" w:hAnsi="Meiryo UI" w:cs="Meiryo UI" w:hint="eastAsia"/>
          <w:color w:val="000000" w:themeColor="text1"/>
          <w:szCs w:val="21"/>
        </w:rPr>
        <w:t>特徴量</w:t>
      </w:r>
      <w:r w:rsidR="00227A8A">
        <w:rPr>
          <w:rFonts w:ascii="Meiryo UI" w:eastAsia="Meiryo UI" w:hAnsi="Meiryo UI" w:cs="Meiryo UI" w:hint="eastAsia"/>
          <w:color w:val="000000" w:themeColor="text1"/>
          <w:szCs w:val="21"/>
        </w:rPr>
        <w:t>の一覧</w:t>
      </w:r>
    </w:p>
    <w:p w14:paraId="08497284" w14:textId="303F4867" w:rsidR="004B76A6" w:rsidRPr="00227A8A" w:rsidRDefault="004B76A6" w:rsidP="000528E8">
      <w:pPr>
        <w:widowControl/>
        <w:ind w:firstLineChars="100" w:firstLine="210"/>
        <w:jc w:val="left"/>
        <w:rPr>
          <w:rFonts w:ascii="Meiryo UI" w:eastAsia="Meiryo UI" w:hAnsi="Meiryo UI" w:cs="Meiryo UI"/>
          <w:color w:val="000000" w:themeColor="text1"/>
          <w:szCs w:val="21"/>
        </w:rPr>
      </w:pPr>
    </w:p>
    <w:p w14:paraId="06C960B4" w14:textId="5C37D944" w:rsidR="004B76A6" w:rsidRPr="00303826" w:rsidRDefault="004B76A6" w:rsidP="00303826">
      <w:pPr>
        <w:pStyle w:val="20"/>
        <w:rPr>
          <w:rFonts w:ascii="Meiryo UI" w:eastAsia="Meiryo UI" w:hAnsi="Meiryo UI"/>
        </w:rPr>
      </w:pPr>
      <w:r>
        <w:rPr>
          <w:rFonts w:ascii="Meiryo UI" w:eastAsia="Meiryo UI" w:hAnsi="Meiryo UI" w:hint="eastAsia"/>
        </w:rPr>
        <w:lastRenderedPageBreak/>
        <w:t>3-2</w:t>
      </w:r>
      <w:r w:rsidRPr="002223D0">
        <w:rPr>
          <w:rFonts w:ascii="Meiryo UI" w:eastAsia="Meiryo UI" w:hAnsi="Meiryo UI" w:hint="eastAsia"/>
        </w:rPr>
        <w:t xml:space="preserve">　</w:t>
      </w:r>
      <w:ins w:id="48" w:author="nakasugi tetsuro(中杉 哲郎 ＫＩＣ ○Ｐ技Ｃ)" w:date="2022-08-08T09:08:00Z">
        <w:r w:rsidR="00816867" w:rsidRPr="00BC4E47">
          <w:rPr>
            <w:rFonts w:ascii="Meiryo UI" w:eastAsia="Meiryo UI" w:hAnsi="Meiryo UI" w:hint="eastAsia"/>
            <w:highlight w:val="cyan"/>
          </w:rPr>
          <w:t>機械学習</w:t>
        </w:r>
      </w:ins>
      <w:ins w:id="49" w:author="nakasugi tetsuro(中杉 哲郎 ＫＩＣ ○Ｐ技Ｃ)" w:date="2022-08-08T09:09:00Z">
        <w:r w:rsidR="00816867">
          <w:rPr>
            <w:rFonts w:ascii="Meiryo UI" w:eastAsia="Meiryo UI" w:hAnsi="Meiryo UI" w:hint="eastAsia"/>
            <w:highlight w:val="cyan"/>
          </w:rPr>
          <w:t>の計算機</w:t>
        </w:r>
      </w:ins>
      <w:commentRangeStart w:id="50"/>
      <w:ins w:id="51" w:author="nakasugi tetsuro(中杉 哲郎 ＫＩＣ ○Ｐ技Ｃ)" w:date="2022-08-08T09:08:00Z">
        <w:r w:rsidR="00816867" w:rsidRPr="00BC4E47">
          <w:rPr>
            <w:rFonts w:ascii="Meiryo UI" w:eastAsia="Meiryo UI" w:hAnsi="Meiryo UI" w:hint="eastAsia"/>
            <w:highlight w:val="cyan"/>
          </w:rPr>
          <w:t>環境</w:t>
        </w:r>
        <w:commentRangeEnd w:id="50"/>
        <w:r w:rsidR="00816867">
          <w:rPr>
            <w:rStyle w:val="ad"/>
            <w:rFonts w:asciiTheme="minorHAnsi" w:eastAsiaTheme="minorEastAsia" w:hAnsiTheme="minorHAnsi" w:cstheme="minorBidi"/>
          </w:rPr>
          <w:commentReference w:id="50"/>
        </w:r>
      </w:ins>
      <w:del w:id="52" w:author="nakasugi tetsuro(中杉 哲郎 ＫＩＣ ○Ｐ技Ｃ)" w:date="2022-08-08T09:08:00Z">
        <w:r w:rsidRPr="00BC4E47" w:rsidDel="00816867">
          <w:rPr>
            <w:rFonts w:ascii="Meiryo UI" w:eastAsia="Meiryo UI" w:hAnsi="Meiryo UI" w:hint="eastAsia"/>
            <w:highlight w:val="cyan"/>
          </w:rPr>
          <w:delText>実験条件</w:delText>
        </w:r>
      </w:del>
    </w:p>
    <w:p w14:paraId="1B854815" w14:textId="4013A6B1" w:rsidR="00AA5764" w:rsidRPr="009F128B" w:rsidRDefault="00AA5764" w:rsidP="00C0726B">
      <w:pPr>
        <w:widowControl/>
        <w:ind w:firstLineChars="100" w:firstLine="200"/>
        <w:jc w:val="left"/>
        <w:rPr>
          <w:rFonts w:ascii="Meiryo UI" w:eastAsia="Meiryo UI" w:hAnsi="Meiryo UI" w:cs="Meiryo UI"/>
          <w:color w:val="000000" w:themeColor="text1"/>
          <w:sz w:val="20"/>
          <w:szCs w:val="20"/>
        </w:rPr>
      </w:pPr>
      <w:r w:rsidRPr="009F128B">
        <w:rPr>
          <w:rFonts w:ascii="Meiryo UI" w:eastAsia="Meiryo UI" w:hAnsi="Meiryo UI" w:cs="Meiryo UI" w:hint="eastAsia"/>
          <w:color w:val="000000" w:themeColor="text1"/>
          <w:sz w:val="20"/>
          <w:szCs w:val="20"/>
        </w:rPr>
        <w:t>機械学習の計算</w:t>
      </w:r>
      <w:del w:id="53" w:author="nakasugi tetsuro(中杉 哲郎 ＫＩＣ ○Ｐ技Ｃ)" w:date="2022-08-08T09:04:00Z">
        <w:r w:rsidRPr="009F128B" w:rsidDel="00816867">
          <w:rPr>
            <w:rFonts w:ascii="Meiryo UI" w:eastAsia="Meiryo UI" w:hAnsi="Meiryo UI" w:cs="Meiryo UI" w:hint="eastAsia"/>
            <w:color w:val="000000" w:themeColor="text1"/>
            <w:sz w:val="20"/>
            <w:szCs w:val="20"/>
          </w:rPr>
          <w:delText>機</w:delText>
        </w:r>
      </w:del>
      <w:r w:rsidRPr="009F128B">
        <w:rPr>
          <w:rFonts w:ascii="Meiryo UI" w:eastAsia="Meiryo UI" w:hAnsi="Meiryo UI" w:cs="Meiryo UI" w:hint="eastAsia"/>
          <w:color w:val="000000" w:themeColor="text1"/>
          <w:sz w:val="20"/>
          <w:szCs w:val="20"/>
        </w:rPr>
        <w:t>には</w:t>
      </w:r>
      <w:r w:rsidRPr="00816867">
        <w:rPr>
          <w:rFonts w:ascii="Meiryo UI" w:eastAsia="Meiryo UI" w:hAnsi="Meiryo UI" w:cs="Meiryo UI" w:hint="eastAsia"/>
          <w:color w:val="000000" w:themeColor="text1"/>
          <w:sz w:val="20"/>
          <w:szCs w:val="20"/>
          <w:highlight w:val="cyan"/>
        </w:rPr>
        <w:t>AWS(</w:t>
      </w:r>
      <w:r w:rsidRPr="00816867">
        <w:rPr>
          <w:rFonts w:ascii="Meiryo UI" w:eastAsia="Meiryo UI" w:hAnsi="Meiryo UI" w:cs="Meiryo UI"/>
          <w:color w:val="000000" w:themeColor="text1"/>
          <w:sz w:val="20"/>
          <w:szCs w:val="20"/>
          <w:highlight w:val="cyan"/>
        </w:rPr>
        <w:t>Amazon Web Service</w:t>
      </w:r>
      <w:r w:rsidR="002B1DEC" w:rsidRPr="00816867">
        <w:rPr>
          <w:rFonts w:ascii="Meiryo UI" w:eastAsia="Meiryo UI" w:hAnsi="Meiryo UI" w:cs="Meiryo UI" w:hint="eastAsia"/>
          <w:color w:val="000000" w:themeColor="text1"/>
          <w:sz w:val="20"/>
          <w:szCs w:val="20"/>
          <w:highlight w:val="cyan"/>
        </w:rPr>
        <w:t>s</w:t>
      </w:r>
      <w:r w:rsidRPr="00816867">
        <w:rPr>
          <w:rFonts w:ascii="Meiryo UI" w:eastAsia="Meiryo UI" w:hAnsi="Meiryo UI" w:cs="Meiryo UI" w:hint="eastAsia"/>
          <w:color w:val="000000" w:themeColor="text1"/>
          <w:sz w:val="20"/>
          <w:szCs w:val="20"/>
          <w:highlight w:val="cyan"/>
        </w:rPr>
        <w:t>)</w:t>
      </w:r>
      <w:commentRangeStart w:id="54"/>
      <w:r w:rsidRPr="009F128B">
        <w:rPr>
          <w:rFonts w:ascii="Meiryo UI" w:eastAsia="Meiryo UI" w:hAnsi="Meiryo UI" w:cs="Meiryo UI" w:hint="eastAsia"/>
          <w:color w:val="000000" w:themeColor="text1"/>
          <w:sz w:val="20"/>
          <w:szCs w:val="20"/>
        </w:rPr>
        <w:t>を</w:t>
      </w:r>
      <w:commentRangeEnd w:id="54"/>
      <w:r w:rsidR="00816867">
        <w:rPr>
          <w:rStyle w:val="ad"/>
        </w:rPr>
        <w:commentReference w:id="54"/>
      </w:r>
      <w:r w:rsidRPr="009F128B">
        <w:rPr>
          <w:rFonts w:ascii="Meiryo UI" w:eastAsia="Meiryo UI" w:hAnsi="Meiryo UI" w:cs="Meiryo UI" w:hint="eastAsia"/>
          <w:color w:val="000000" w:themeColor="text1"/>
          <w:sz w:val="20"/>
          <w:szCs w:val="20"/>
        </w:rPr>
        <w:t>利用した。</w:t>
      </w:r>
      <w:r w:rsidR="007A33A2" w:rsidRPr="009F128B">
        <w:rPr>
          <w:rFonts w:ascii="Meiryo UI" w:eastAsia="Meiryo UI" w:hAnsi="Meiryo UI" w:cs="Meiryo UI" w:hint="eastAsia"/>
          <w:color w:val="000000" w:themeColor="text1"/>
          <w:sz w:val="20"/>
          <w:szCs w:val="20"/>
        </w:rPr>
        <w:t>8</w:t>
      </w:r>
      <w:r w:rsidRPr="009F128B">
        <w:rPr>
          <w:rFonts w:ascii="Meiryo UI" w:eastAsia="Meiryo UI" w:hAnsi="Meiryo UI" w:cs="Meiryo UI" w:hint="eastAsia"/>
          <w:color w:val="000000" w:themeColor="text1"/>
          <w:sz w:val="20"/>
          <w:szCs w:val="20"/>
        </w:rPr>
        <w:t>CPUと1GPU（T4）を利用</w:t>
      </w:r>
      <w:r w:rsidR="00212656" w:rsidRPr="009F128B">
        <w:rPr>
          <w:rFonts w:ascii="Meiryo UI" w:eastAsia="Meiryo UI" w:hAnsi="Meiryo UI" w:cs="Meiryo UI" w:hint="eastAsia"/>
          <w:color w:val="000000" w:themeColor="text1"/>
          <w:sz w:val="20"/>
          <w:szCs w:val="20"/>
        </w:rPr>
        <w:t>して</w:t>
      </w:r>
      <w:r w:rsidR="002B1DEC" w:rsidRPr="009F128B">
        <w:rPr>
          <w:rFonts w:ascii="Meiryo UI" w:eastAsia="Meiryo UI" w:hAnsi="Meiryo UI" w:cs="Meiryo UI" w:hint="eastAsia"/>
          <w:color w:val="000000" w:themeColor="text1"/>
          <w:sz w:val="20"/>
          <w:szCs w:val="20"/>
        </w:rPr>
        <w:t>高速に</w:t>
      </w:r>
      <w:r w:rsidR="00212656" w:rsidRPr="009F128B">
        <w:rPr>
          <w:rFonts w:ascii="Meiryo UI" w:eastAsia="Meiryo UI" w:hAnsi="Meiryo UI" w:cs="Meiryo UI" w:hint="eastAsia"/>
          <w:color w:val="000000" w:themeColor="text1"/>
          <w:sz w:val="20"/>
          <w:szCs w:val="20"/>
        </w:rPr>
        <w:t>演算</w:t>
      </w:r>
      <w:r w:rsidRPr="009F128B">
        <w:rPr>
          <w:rFonts w:ascii="Meiryo UI" w:eastAsia="Meiryo UI" w:hAnsi="Meiryo UI" w:cs="Meiryo UI" w:hint="eastAsia"/>
          <w:color w:val="000000" w:themeColor="text1"/>
          <w:sz w:val="20"/>
          <w:szCs w:val="20"/>
        </w:rPr>
        <w:t>することが</w:t>
      </w:r>
      <w:r w:rsidR="00212656" w:rsidRPr="009F128B">
        <w:rPr>
          <w:rFonts w:ascii="Meiryo UI" w:eastAsia="Meiryo UI" w:hAnsi="Meiryo UI" w:cs="Meiryo UI" w:hint="eastAsia"/>
          <w:color w:val="000000" w:themeColor="text1"/>
          <w:sz w:val="20"/>
          <w:szCs w:val="20"/>
        </w:rPr>
        <w:t>可能であ</w:t>
      </w:r>
      <w:r w:rsidRPr="009F128B">
        <w:rPr>
          <w:rFonts w:ascii="Meiryo UI" w:eastAsia="Meiryo UI" w:hAnsi="Meiryo UI" w:cs="Meiryo UI" w:hint="eastAsia"/>
          <w:color w:val="000000" w:themeColor="text1"/>
          <w:sz w:val="20"/>
          <w:szCs w:val="20"/>
        </w:rPr>
        <w:t>る。</w:t>
      </w:r>
    </w:p>
    <w:p w14:paraId="363ABBED" w14:textId="3EE634CE" w:rsidR="00AA5764" w:rsidRPr="009F128B" w:rsidRDefault="00AA5764" w:rsidP="00AA5764">
      <w:pPr>
        <w:widowControl/>
        <w:ind w:firstLineChars="100" w:firstLine="200"/>
        <w:jc w:val="left"/>
        <w:rPr>
          <w:rFonts w:ascii="Meiryo UI" w:eastAsia="Meiryo UI" w:hAnsi="Meiryo UI" w:cs="Meiryo UI"/>
          <w:color w:val="000000" w:themeColor="text1"/>
          <w:sz w:val="20"/>
          <w:szCs w:val="20"/>
        </w:rPr>
      </w:pPr>
      <w:r w:rsidRPr="009F128B">
        <w:rPr>
          <w:rFonts w:ascii="Meiryo UI" w:eastAsia="Meiryo UI" w:hAnsi="Meiryo UI" w:cs="Meiryo UI" w:hint="eastAsia"/>
          <w:color w:val="000000" w:themeColor="text1"/>
          <w:sz w:val="20"/>
          <w:szCs w:val="20"/>
        </w:rPr>
        <w:t>機械学習のプログラミング</w:t>
      </w:r>
      <w:r w:rsidR="00212656" w:rsidRPr="009F128B">
        <w:rPr>
          <w:rFonts w:ascii="Meiryo UI" w:eastAsia="Meiryo UI" w:hAnsi="Meiryo UI" w:cs="Meiryo UI" w:hint="eastAsia"/>
          <w:color w:val="000000" w:themeColor="text1"/>
          <w:sz w:val="20"/>
          <w:szCs w:val="20"/>
        </w:rPr>
        <w:t>に</w:t>
      </w:r>
      <w:r w:rsidRPr="009F128B">
        <w:rPr>
          <w:rFonts w:ascii="Meiryo UI" w:eastAsia="Meiryo UI" w:hAnsi="Meiryo UI" w:cs="Meiryo UI" w:hint="eastAsia"/>
          <w:color w:val="000000" w:themeColor="text1"/>
          <w:sz w:val="20"/>
          <w:szCs w:val="20"/>
        </w:rPr>
        <w:t>は</w:t>
      </w:r>
      <w:r w:rsidRPr="00816867">
        <w:rPr>
          <w:rFonts w:ascii="Meiryo UI" w:eastAsia="Meiryo UI" w:hAnsi="Meiryo UI" w:cs="Meiryo UI" w:hint="eastAsia"/>
          <w:color w:val="000000" w:themeColor="text1"/>
          <w:sz w:val="20"/>
          <w:szCs w:val="20"/>
          <w:highlight w:val="cyan"/>
        </w:rPr>
        <w:t>Python(</w:t>
      </w:r>
      <w:r w:rsidRPr="00816867">
        <w:rPr>
          <w:rFonts w:ascii="Meiryo UI" w:eastAsia="Meiryo UI" w:hAnsi="Meiryo UI" w:cs="Meiryo UI"/>
          <w:color w:val="000000" w:themeColor="text1"/>
          <w:sz w:val="20"/>
          <w:szCs w:val="20"/>
          <w:highlight w:val="cyan"/>
        </w:rPr>
        <w:t>Python</w:t>
      </w:r>
      <w:r w:rsidRPr="00816867">
        <w:rPr>
          <w:rFonts w:ascii="Meiryo UI" w:eastAsia="Meiryo UI" w:hAnsi="Meiryo UI" w:cs="Meiryo UI" w:hint="eastAsia"/>
          <w:color w:val="000000" w:themeColor="text1"/>
          <w:sz w:val="20"/>
          <w:szCs w:val="20"/>
          <w:highlight w:val="cyan"/>
        </w:rPr>
        <w:t>3.9.2)</w:t>
      </w:r>
      <w:commentRangeStart w:id="55"/>
      <w:r w:rsidR="00212656" w:rsidRPr="009F128B">
        <w:rPr>
          <w:rFonts w:ascii="Meiryo UI" w:eastAsia="Meiryo UI" w:hAnsi="Meiryo UI" w:cs="Meiryo UI" w:hint="eastAsia"/>
          <w:color w:val="000000" w:themeColor="text1"/>
          <w:sz w:val="20"/>
          <w:szCs w:val="20"/>
        </w:rPr>
        <w:t>を</w:t>
      </w:r>
      <w:commentRangeEnd w:id="55"/>
      <w:r w:rsidR="00816867">
        <w:rPr>
          <w:rStyle w:val="ad"/>
        </w:rPr>
        <w:commentReference w:id="55"/>
      </w:r>
      <w:r w:rsidR="00212656" w:rsidRPr="009F128B">
        <w:rPr>
          <w:rFonts w:ascii="Meiryo UI" w:eastAsia="Meiryo UI" w:hAnsi="Meiryo UI" w:cs="Meiryo UI" w:hint="eastAsia"/>
          <w:color w:val="000000" w:themeColor="text1"/>
          <w:sz w:val="20"/>
          <w:szCs w:val="20"/>
        </w:rPr>
        <w:t>用い</w:t>
      </w:r>
      <w:ins w:id="56" w:author="nakasugi tetsuro(中杉 哲郎 ＫＩＣ ○Ｐ技Ｃ)" w:date="2022-08-08T09:05:00Z">
        <w:r w:rsidR="00816867">
          <w:rPr>
            <w:rFonts w:ascii="Meiryo UI" w:eastAsia="Meiryo UI" w:hAnsi="Meiryo UI" w:cs="Meiryo UI" w:hint="eastAsia"/>
            <w:color w:val="000000" w:themeColor="text1"/>
            <w:sz w:val="20"/>
            <w:szCs w:val="20"/>
          </w:rPr>
          <w:t>、</w:t>
        </w:r>
      </w:ins>
      <w:del w:id="57" w:author="nakasugi tetsuro(中杉 哲郎 ＫＩＣ ○Ｐ技Ｃ)" w:date="2022-08-08T09:05:00Z">
        <w:r w:rsidR="00212656" w:rsidRPr="009F128B" w:rsidDel="00816867">
          <w:rPr>
            <w:rFonts w:ascii="Meiryo UI" w:eastAsia="Meiryo UI" w:hAnsi="Meiryo UI" w:cs="Meiryo UI" w:hint="eastAsia"/>
            <w:color w:val="000000" w:themeColor="text1"/>
            <w:sz w:val="20"/>
            <w:szCs w:val="20"/>
          </w:rPr>
          <w:delText>た。</w:delText>
        </w:r>
      </w:del>
      <w:r w:rsidR="00212656" w:rsidRPr="009F128B">
        <w:rPr>
          <w:rFonts w:ascii="Meiryo UI" w:eastAsia="Meiryo UI" w:hAnsi="Meiryo UI" w:cs="Meiryo UI" w:hint="eastAsia"/>
          <w:color w:val="000000" w:themeColor="text1"/>
          <w:sz w:val="20"/>
          <w:szCs w:val="20"/>
        </w:rPr>
        <w:t>学習</w:t>
      </w:r>
      <w:r w:rsidRPr="009F128B">
        <w:rPr>
          <w:rFonts w:ascii="Meiryo UI" w:eastAsia="Meiryo UI" w:hAnsi="Meiryo UI" w:cs="Meiryo UI" w:hint="eastAsia"/>
          <w:color w:val="000000" w:themeColor="text1"/>
          <w:sz w:val="20"/>
          <w:szCs w:val="20"/>
        </w:rPr>
        <w:t>モデル</w:t>
      </w:r>
      <w:r w:rsidR="00212656" w:rsidRPr="009F128B">
        <w:rPr>
          <w:rFonts w:ascii="Meiryo UI" w:eastAsia="Meiryo UI" w:hAnsi="Meiryo UI" w:cs="Meiryo UI" w:hint="eastAsia"/>
          <w:color w:val="000000" w:themeColor="text1"/>
          <w:sz w:val="20"/>
          <w:szCs w:val="20"/>
        </w:rPr>
        <w:t>の</w:t>
      </w:r>
      <w:r w:rsidRPr="009F128B">
        <w:rPr>
          <w:rFonts w:ascii="Meiryo UI" w:eastAsia="Meiryo UI" w:hAnsi="Meiryo UI" w:cs="Meiryo UI" w:hint="eastAsia"/>
          <w:color w:val="000000" w:themeColor="text1"/>
          <w:sz w:val="20"/>
          <w:szCs w:val="20"/>
        </w:rPr>
        <w:t>構築にはPythonのライブラリ</w:t>
      </w:r>
      <w:r w:rsidR="00303826" w:rsidRPr="009F128B">
        <w:rPr>
          <w:rFonts w:ascii="Meiryo UI" w:eastAsia="Meiryo UI" w:hAnsi="Meiryo UI" w:cs="Meiryo UI" w:hint="eastAsia"/>
          <w:color w:val="000000" w:themeColor="text1"/>
          <w:sz w:val="20"/>
          <w:szCs w:val="20"/>
        </w:rPr>
        <w:t>ーを利用した。</w:t>
      </w:r>
      <w:r w:rsidRPr="009F128B">
        <w:rPr>
          <w:rFonts w:ascii="Meiryo UI" w:eastAsia="Meiryo UI" w:hAnsi="Meiryo UI" w:cs="Meiryo UI" w:hint="eastAsia"/>
          <w:color w:val="000000" w:themeColor="text1"/>
          <w:sz w:val="20"/>
          <w:szCs w:val="20"/>
        </w:rPr>
        <w:t>ニューラルネットワーク用に</w:t>
      </w:r>
      <w:r w:rsidR="00296813" w:rsidRPr="009F128B">
        <w:rPr>
          <w:rFonts w:ascii="Meiryo UI" w:eastAsia="Meiryo UI" w:hAnsi="Meiryo UI" w:cs="Meiryo UI" w:hint="eastAsia"/>
          <w:color w:val="000000" w:themeColor="text1"/>
          <w:sz w:val="20"/>
          <w:szCs w:val="20"/>
        </w:rPr>
        <w:t>はPy</w:t>
      </w:r>
      <w:r w:rsidRPr="009F128B">
        <w:rPr>
          <w:rFonts w:ascii="Meiryo UI" w:eastAsia="Meiryo UI" w:hAnsi="Meiryo UI" w:cs="Meiryo UI" w:hint="eastAsia"/>
          <w:color w:val="000000" w:themeColor="text1"/>
          <w:sz w:val="20"/>
          <w:szCs w:val="20"/>
        </w:rPr>
        <w:t>Torch</w:t>
      </w:r>
      <w:r w:rsidR="00303826" w:rsidRPr="009F128B">
        <w:rPr>
          <w:rFonts w:ascii="Meiryo UI" w:eastAsia="Meiryo UI" w:hAnsi="Meiryo UI" w:cs="Meiryo UI" w:hint="eastAsia"/>
          <w:color w:val="000000" w:themeColor="text1"/>
          <w:sz w:val="20"/>
          <w:szCs w:val="20"/>
        </w:rPr>
        <w:t>を用いた</w:t>
      </w:r>
      <w:r w:rsidR="000A7D5D" w:rsidRPr="009F128B">
        <w:rPr>
          <w:rFonts w:ascii="Meiryo UI" w:eastAsia="Meiryo UI" w:hAnsi="Meiryo UI" w:cs="Meiryo UI" w:hint="eastAsia"/>
          <w:color w:val="000000" w:themeColor="text1"/>
          <w:sz w:val="20"/>
          <w:szCs w:val="20"/>
        </w:rPr>
        <w:t>。</w:t>
      </w:r>
      <w:r w:rsidRPr="00816867">
        <w:rPr>
          <w:rFonts w:ascii="Meiryo UI" w:eastAsia="Meiryo UI" w:hAnsi="Meiryo UI" w:cs="Meiryo UI" w:hint="eastAsia"/>
          <w:color w:val="000000" w:themeColor="text1"/>
          <w:sz w:val="20"/>
          <w:szCs w:val="20"/>
          <w:highlight w:val="cyan"/>
        </w:rPr>
        <w:t>LightGBM</w:t>
      </w:r>
      <w:commentRangeStart w:id="58"/>
      <w:r w:rsidR="002B1DEC" w:rsidRPr="009F128B">
        <w:rPr>
          <w:rFonts w:ascii="Meiryo UI" w:eastAsia="Meiryo UI" w:hAnsi="Meiryo UI" w:cs="Meiryo UI" w:hint="eastAsia"/>
          <w:color w:val="000000" w:themeColor="text1"/>
          <w:sz w:val="20"/>
          <w:szCs w:val="20"/>
        </w:rPr>
        <w:t>で</w:t>
      </w:r>
      <w:commentRangeEnd w:id="58"/>
      <w:r w:rsidR="00816867">
        <w:rPr>
          <w:rStyle w:val="ad"/>
        </w:rPr>
        <w:commentReference w:id="58"/>
      </w:r>
      <w:r w:rsidR="002B1DEC" w:rsidRPr="009F128B">
        <w:rPr>
          <w:rFonts w:ascii="Meiryo UI" w:eastAsia="Meiryo UI" w:hAnsi="Meiryo UI" w:cs="Meiryo UI" w:hint="eastAsia"/>
          <w:color w:val="000000" w:themeColor="text1"/>
          <w:sz w:val="20"/>
          <w:szCs w:val="20"/>
        </w:rPr>
        <w:t>は専用のライブラリー</w:t>
      </w:r>
      <w:r w:rsidRPr="009F128B">
        <w:rPr>
          <w:rFonts w:ascii="Meiryo UI" w:eastAsia="Meiryo UI" w:hAnsi="Meiryo UI" w:cs="Meiryo UI" w:hint="eastAsia"/>
          <w:color w:val="000000" w:themeColor="text1"/>
          <w:sz w:val="20"/>
          <w:szCs w:val="20"/>
        </w:rPr>
        <w:t>を</w:t>
      </w:r>
      <w:r w:rsidR="002F6DA6" w:rsidRPr="009F128B">
        <w:rPr>
          <w:rFonts w:ascii="Meiryo UI" w:eastAsia="Meiryo UI" w:hAnsi="Meiryo UI" w:cs="Meiryo UI" w:hint="eastAsia"/>
          <w:color w:val="000000" w:themeColor="text1"/>
          <w:sz w:val="20"/>
          <w:szCs w:val="20"/>
        </w:rPr>
        <w:t>インストールして使用した。</w:t>
      </w:r>
      <w:r w:rsidR="00303826" w:rsidRPr="009F128B">
        <w:rPr>
          <w:rFonts w:ascii="Meiryo UI" w:eastAsia="Meiryo UI" w:hAnsi="Meiryo UI" w:cs="Meiryo UI" w:hint="eastAsia"/>
          <w:color w:val="000000" w:themeColor="text1"/>
          <w:sz w:val="20"/>
          <w:szCs w:val="20"/>
        </w:rPr>
        <w:t>図12に主に</w:t>
      </w:r>
      <w:r w:rsidR="000A7D5D" w:rsidRPr="009F128B">
        <w:rPr>
          <w:rFonts w:ascii="Meiryo UI" w:eastAsia="Meiryo UI" w:hAnsi="Meiryo UI" w:cs="Meiryo UI" w:hint="eastAsia"/>
          <w:color w:val="000000" w:themeColor="text1"/>
          <w:sz w:val="20"/>
          <w:szCs w:val="20"/>
        </w:rPr>
        <w:t>今回使用したライブラリーのバージョン</w:t>
      </w:r>
      <w:r w:rsidR="000D645F" w:rsidRPr="009F128B">
        <w:rPr>
          <w:rFonts w:ascii="Meiryo UI" w:eastAsia="Meiryo UI" w:hAnsi="Meiryo UI" w:cs="Meiryo UI" w:hint="eastAsia"/>
          <w:color w:val="000000" w:themeColor="text1"/>
          <w:sz w:val="20"/>
          <w:szCs w:val="20"/>
        </w:rPr>
        <w:t>番号</w:t>
      </w:r>
      <w:r w:rsidR="004B76A6" w:rsidRPr="009F128B">
        <w:rPr>
          <w:rFonts w:ascii="Meiryo UI" w:eastAsia="Meiryo UI" w:hAnsi="Meiryo UI" w:cs="Meiryo UI" w:hint="eastAsia"/>
          <w:color w:val="000000" w:themeColor="text1"/>
          <w:sz w:val="20"/>
          <w:szCs w:val="20"/>
        </w:rPr>
        <w:t>を示す。</w:t>
      </w:r>
    </w:p>
    <w:p w14:paraId="6AB770CA" w14:textId="77777777" w:rsidR="00303826" w:rsidRDefault="00303826" w:rsidP="00AA5764">
      <w:pPr>
        <w:widowControl/>
        <w:ind w:firstLineChars="100" w:firstLine="210"/>
        <w:jc w:val="left"/>
        <w:rPr>
          <w:rFonts w:ascii="Meiryo UI" w:eastAsia="Meiryo UI" w:hAnsi="Meiryo UI" w:cs="Meiryo UI"/>
          <w:color w:val="000000" w:themeColor="text1"/>
          <w:szCs w:val="21"/>
        </w:rPr>
      </w:pPr>
    </w:p>
    <w:p w14:paraId="1B4CD665" w14:textId="46ABD832" w:rsidR="004B76A6" w:rsidRDefault="002B1DEC" w:rsidP="00AA5764">
      <w:pPr>
        <w:widowControl/>
        <w:ind w:firstLineChars="100" w:firstLine="210"/>
        <w:jc w:val="left"/>
        <w:rPr>
          <w:rFonts w:ascii="Meiryo UI" w:eastAsia="Meiryo UI" w:hAnsi="Meiryo UI" w:cs="Meiryo UI"/>
          <w:color w:val="000000" w:themeColor="text1"/>
          <w:szCs w:val="21"/>
        </w:rPr>
      </w:pPr>
      <w:r>
        <w:rPr>
          <w:noProof/>
        </w:rPr>
        <w:drawing>
          <wp:inline distT="0" distB="0" distL="0" distR="0" wp14:anchorId="4991C9A2" wp14:editId="40480426">
            <wp:extent cx="5400040" cy="911225"/>
            <wp:effectExtent l="0" t="0" r="0" b="317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911225"/>
                    </a:xfrm>
                    <a:prstGeom prst="rect">
                      <a:avLst/>
                    </a:prstGeom>
                  </pic:spPr>
                </pic:pic>
              </a:graphicData>
            </a:graphic>
          </wp:inline>
        </w:drawing>
      </w:r>
    </w:p>
    <w:p w14:paraId="636EFD3E" w14:textId="2D0CA7D6" w:rsidR="00303826" w:rsidRPr="000D59FF" w:rsidRDefault="00303826" w:rsidP="00303826">
      <w:pPr>
        <w:widowControl/>
        <w:ind w:firstLineChars="100" w:firstLine="210"/>
        <w:jc w:val="center"/>
        <w:rPr>
          <w:rFonts w:ascii="Meiryo UI" w:eastAsia="Meiryo UI" w:hAnsi="Meiryo UI" w:cs="Meiryo UI"/>
          <w:color w:val="000000" w:themeColor="text1"/>
          <w:szCs w:val="21"/>
        </w:rPr>
      </w:pPr>
      <w:r>
        <w:rPr>
          <w:rFonts w:ascii="Meiryo UI" w:eastAsia="Meiryo UI" w:hAnsi="Meiryo UI" w:cs="Meiryo UI" w:hint="eastAsia"/>
          <w:color w:val="000000" w:themeColor="text1"/>
          <w:szCs w:val="21"/>
        </w:rPr>
        <w:t>図12</w:t>
      </w:r>
      <w:r w:rsidR="00DE533C">
        <w:rPr>
          <w:rFonts w:ascii="Meiryo UI" w:eastAsia="Meiryo UI" w:hAnsi="Meiryo UI" w:cs="Meiryo UI"/>
          <w:color w:val="000000" w:themeColor="text1"/>
          <w:szCs w:val="21"/>
        </w:rPr>
        <w:t xml:space="preserve">. </w:t>
      </w:r>
      <w:r>
        <w:rPr>
          <w:rFonts w:ascii="Meiryo UI" w:eastAsia="Meiryo UI" w:hAnsi="Meiryo UI" w:cs="Meiryo UI" w:hint="eastAsia"/>
          <w:color w:val="000000" w:themeColor="text1"/>
          <w:szCs w:val="21"/>
        </w:rPr>
        <w:t>使用</w:t>
      </w:r>
      <w:r w:rsidR="000D645F">
        <w:rPr>
          <w:rFonts w:ascii="Meiryo UI" w:eastAsia="Meiryo UI" w:hAnsi="Meiryo UI" w:cs="Meiryo UI" w:hint="eastAsia"/>
          <w:color w:val="000000" w:themeColor="text1"/>
          <w:szCs w:val="21"/>
        </w:rPr>
        <w:t>した</w:t>
      </w:r>
      <w:r>
        <w:rPr>
          <w:rFonts w:ascii="Meiryo UI" w:eastAsia="Meiryo UI" w:hAnsi="Meiryo UI" w:cs="Meiryo UI" w:hint="eastAsia"/>
          <w:color w:val="000000" w:themeColor="text1"/>
          <w:szCs w:val="21"/>
        </w:rPr>
        <w:t>ライブラリー</w:t>
      </w:r>
      <w:r w:rsidR="000D645F">
        <w:rPr>
          <w:rFonts w:ascii="Meiryo UI" w:eastAsia="Meiryo UI" w:hAnsi="Meiryo UI" w:cs="Meiryo UI" w:hint="eastAsia"/>
          <w:color w:val="000000" w:themeColor="text1"/>
          <w:szCs w:val="21"/>
        </w:rPr>
        <w:t>と</w:t>
      </w:r>
      <w:r>
        <w:rPr>
          <w:rFonts w:ascii="Meiryo UI" w:eastAsia="Meiryo UI" w:hAnsi="Meiryo UI" w:cs="Meiryo UI" w:hint="eastAsia"/>
          <w:color w:val="000000" w:themeColor="text1"/>
          <w:szCs w:val="21"/>
        </w:rPr>
        <w:t>バージョン</w:t>
      </w:r>
      <w:r w:rsidR="000D645F">
        <w:rPr>
          <w:rFonts w:ascii="Meiryo UI" w:eastAsia="Meiryo UI" w:hAnsi="Meiryo UI" w:cs="Meiryo UI" w:hint="eastAsia"/>
          <w:color w:val="000000" w:themeColor="text1"/>
          <w:szCs w:val="21"/>
        </w:rPr>
        <w:t>番号</w:t>
      </w:r>
    </w:p>
    <w:p w14:paraId="4EB4320D" w14:textId="77777777" w:rsidR="00303826" w:rsidRDefault="00303826" w:rsidP="00303826">
      <w:pPr>
        <w:widowControl/>
        <w:ind w:firstLineChars="100" w:firstLine="200"/>
        <w:rPr>
          <w:ins w:id="59" w:author="nakasugi tetsuro(中杉 哲郎 ＫＩＣ ○Ｐ技Ｃ)" w:date="2022-08-08T09:07:00Z"/>
          <w:rFonts w:ascii="Meiryo UI" w:eastAsia="Meiryo UI" w:hAnsi="Meiryo UI" w:cs="Courier New"/>
          <w:kern w:val="0"/>
          <w:sz w:val="20"/>
          <w:szCs w:val="21"/>
        </w:rPr>
      </w:pPr>
    </w:p>
    <w:p w14:paraId="1D695AAA" w14:textId="59646652" w:rsidR="00816867" w:rsidRPr="0059114C" w:rsidRDefault="00816867" w:rsidP="00816867">
      <w:pPr>
        <w:widowControl/>
        <w:ind w:firstLineChars="100" w:firstLine="200"/>
        <w:rPr>
          <w:ins w:id="60" w:author="nakasugi tetsuro(中杉 哲郎 ＫＩＣ ○Ｐ技Ｃ)" w:date="2022-08-08T09:08:00Z"/>
          <w:rFonts w:ascii="Meiryo UI" w:eastAsia="Meiryo UI" w:hAnsi="Meiryo UI" w:cs="Courier New"/>
          <w:kern w:val="0"/>
          <w:sz w:val="20"/>
          <w:szCs w:val="21"/>
        </w:rPr>
      </w:pPr>
      <w:ins w:id="61" w:author="nakasugi tetsuro(中杉 哲郎 ＫＩＣ ○Ｐ技Ｃ)" w:date="2022-08-08T09:08:00Z">
        <w:r w:rsidRPr="00497B15">
          <w:rPr>
            <w:rFonts w:ascii="Meiryo UI" w:eastAsia="Meiryo UI" w:hAnsi="Meiryo UI" w:cs="Courier New" w:hint="eastAsia"/>
            <w:kern w:val="0"/>
            <w:sz w:val="20"/>
            <w:szCs w:val="21"/>
            <w:highlight w:val="cyan"/>
          </w:rPr>
          <w:t>次の第</w:t>
        </w:r>
      </w:ins>
      <w:ins w:id="62" w:author="nakasugi tetsuro(中杉 哲郎 ＫＩＣ ○Ｐ技Ｃ)" w:date="2022-08-08T09:10:00Z">
        <w:r>
          <w:rPr>
            <w:rFonts w:ascii="Meiryo UI" w:eastAsia="Meiryo UI" w:hAnsi="Meiryo UI" w:cs="Courier New" w:hint="eastAsia"/>
            <w:kern w:val="0"/>
            <w:sz w:val="20"/>
            <w:szCs w:val="21"/>
            <w:highlight w:val="cyan"/>
          </w:rPr>
          <w:t>4</w:t>
        </w:r>
      </w:ins>
      <w:ins w:id="63" w:author="nakasugi tetsuro(中杉 哲郎 ＫＩＣ ○Ｐ技Ｃ)" w:date="2022-08-08T09:08:00Z">
        <w:r w:rsidRPr="00497B15">
          <w:rPr>
            <w:rFonts w:ascii="Meiryo UI" w:eastAsia="Meiryo UI" w:hAnsi="Meiryo UI" w:cs="Courier New" w:hint="eastAsia"/>
            <w:kern w:val="0"/>
            <w:sz w:val="20"/>
            <w:szCs w:val="21"/>
            <w:highlight w:val="cyan"/>
          </w:rPr>
          <w:t>章では、</w:t>
        </w:r>
      </w:ins>
      <w:ins w:id="64" w:author="nakasugi tetsuro(中杉 哲郎 ＫＩＣ ○Ｐ技Ｃ)" w:date="2022-08-08T09:10:00Z">
        <w:r>
          <w:rPr>
            <w:rFonts w:ascii="Meiryo UI" w:eastAsia="Meiryo UI" w:hAnsi="Meiryo UI" w:cs="Courier New" w:hint="eastAsia"/>
            <w:kern w:val="0"/>
            <w:sz w:val="20"/>
            <w:szCs w:val="21"/>
            <w:highlight w:val="cyan"/>
          </w:rPr>
          <w:t>第3章で選定した特徴量を用いた</w:t>
        </w:r>
      </w:ins>
      <w:ins w:id="65" w:author="nakasugi tetsuro(中杉 哲郎 ＫＩＣ ○Ｐ技Ｃ)" w:date="2022-08-08T09:08:00Z">
        <w:r w:rsidRPr="00497B15">
          <w:rPr>
            <w:rFonts w:ascii="Meiryo UI" w:eastAsia="Meiryo UI" w:hAnsi="Meiryo UI" w:cs="Courier New" w:hint="eastAsia"/>
            <w:kern w:val="0"/>
            <w:sz w:val="20"/>
            <w:szCs w:val="21"/>
            <w:highlight w:val="cyan"/>
          </w:rPr>
          <w:t>機械学習の</w:t>
        </w:r>
      </w:ins>
      <w:ins w:id="66" w:author="nakasugi tetsuro(中杉 哲郎 ＫＩＣ ○Ｐ技Ｃ)" w:date="2022-08-08T09:10:00Z">
        <w:r>
          <w:rPr>
            <w:rFonts w:ascii="Meiryo UI" w:eastAsia="Meiryo UI" w:hAnsi="Meiryo UI" w:cs="Courier New" w:hint="eastAsia"/>
            <w:kern w:val="0"/>
            <w:sz w:val="20"/>
            <w:szCs w:val="21"/>
            <w:highlight w:val="cyan"/>
          </w:rPr>
          <w:t>結果と</w:t>
        </w:r>
      </w:ins>
      <w:ins w:id="67" w:author="nakasugi tetsuro(中杉 哲郎 ＫＩＣ ○Ｐ技Ｃ)" w:date="2022-08-08T09:11:00Z">
        <w:r>
          <w:rPr>
            <w:rFonts w:ascii="Meiryo UI" w:eastAsia="Meiryo UI" w:hAnsi="Meiryo UI" w:cs="Courier New" w:hint="eastAsia"/>
            <w:kern w:val="0"/>
            <w:sz w:val="20"/>
            <w:szCs w:val="21"/>
            <w:highlight w:val="cyan"/>
          </w:rPr>
          <w:t>課題に</w:t>
        </w:r>
      </w:ins>
      <w:ins w:id="68" w:author="nakasugi tetsuro(中杉 哲郎 ＫＩＣ ○Ｐ技Ｃ)" w:date="2022-08-08T09:08:00Z">
        <w:r w:rsidRPr="00497B15">
          <w:rPr>
            <w:rFonts w:ascii="Meiryo UI" w:eastAsia="Meiryo UI" w:hAnsi="Meiryo UI" w:cs="Courier New" w:hint="eastAsia"/>
            <w:kern w:val="0"/>
            <w:sz w:val="20"/>
            <w:szCs w:val="21"/>
            <w:highlight w:val="cyan"/>
          </w:rPr>
          <w:t>について</w:t>
        </w:r>
        <w:commentRangeStart w:id="69"/>
        <w:r w:rsidRPr="00497B15">
          <w:rPr>
            <w:rFonts w:ascii="Meiryo UI" w:eastAsia="Meiryo UI" w:hAnsi="Meiryo UI" w:cs="Courier New" w:hint="eastAsia"/>
            <w:kern w:val="0"/>
            <w:sz w:val="20"/>
            <w:szCs w:val="21"/>
            <w:highlight w:val="cyan"/>
          </w:rPr>
          <w:t>述べる</w:t>
        </w:r>
        <w:commentRangeEnd w:id="69"/>
        <w:r w:rsidRPr="00497B15">
          <w:rPr>
            <w:rStyle w:val="ad"/>
            <w:highlight w:val="cyan"/>
          </w:rPr>
          <w:commentReference w:id="69"/>
        </w:r>
        <w:r w:rsidRPr="00497B15">
          <w:rPr>
            <w:rFonts w:ascii="Meiryo UI" w:eastAsia="Meiryo UI" w:hAnsi="Meiryo UI" w:cs="Courier New" w:hint="eastAsia"/>
            <w:kern w:val="0"/>
            <w:sz w:val="20"/>
            <w:szCs w:val="21"/>
            <w:highlight w:val="cyan"/>
          </w:rPr>
          <w:t>。</w:t>
        </w:r>
      </w:ins>
    </w:p>
    <w:p w14:paraId="4E550973" w14:textId="77777777" w:rsidR="00816867" w:rsidRPr="00BC4E47" w:rsidRDefault="00816867" w:rsidP="00303826">
      <w:pPr>
        <w:widowControl/>
        <w:ind w:firstLineChars="100" w:firstLine="200"/>
        <w:rPr>
          <w:ins w:id="70" w:author="nakasugi tetsuro(中杉 哲郎 ＫＩＣ ○Ｐ技Ｃ)" w:date="2022-08-08T09:07:00Z"/>
          <w:rFonts w:ascii="Meiryo UI" w:eastAsia="Meiryo UI" w:hAnsi="Meiryo UI" w:cs="Courier New"/>
          <w:kern w:val="0"/>
          <w:sz w:val="20"/>
          <w:szCs w:val="21"/>
        </w:rPr>
      </w:pPr>
    </w:p>
    <w:p w14:paraId="2F586183" w14:textId="77777777" w:rsidR="00816867" w:rsidRPr="0059114C" w:rsidRDefault="00816867" w:rsidP="00303826">
      <w:pPr>
        <w:widowControl/>
        <w:ind w:firstLineChars="100" w:firstLine="200"/>
        <w:rPr>
          <w:rFonts w:ascii="Meiryo UI" w:eastAsia="Meiryo UI" w:hAnsi="Meiryo UI" w:cs="Courier New"/>
          <w:kern w:val="0"/>
          <w:sz w:val="20"/>
          <w:szCs w:val="21"/>
        </w:rPr>
      </w:pPr>
    </w:p>
    <w:p w14:paraId="53378DAB" w14:textId="0FBA91F5" w:rsidR="00734B18" w:rsidRPr="004808D5" w:rsidRDefault="00303826" w:rsidP="004808D5">
      <w:pPr>
        <w:pStyle w:val="a9"/>
        <w:jc w:val="both"/>
        <w:rPr>
          <w:rFonts w:ascii="Meiryo UI" w:eastAsia="Meiryo UI" w:hAnsi="Meiryo UI" w:cs="Meiryo UI"/>
          <w:color w:val="000000" w:themeColor="text1"/>
          <w:sz w:val="24"/>
          <w:szCs w:val="24"/>
        </w:rPr>
      </w:pPr>
      <w:r>
        <w:rPr>
          <w:rFonts w:ascii="Meiryo UI" w:eastAsia="Meiryo UI" w:hAnsi="Meiryo UI" w:cs="Meiryo UI"/>
          <w:b/>
          <w:color w:val="000000" w:themeColor="text1"/>
          <w:sz w:val="22"/>
        </w:rPr>
        <w:br w:type="page"/>
      </w:r>
      <w:r>
        <w:rPr>
          <w:rFonts w:ascii="Meiryo UI" w:eastAsia="Meiryo UI" w:hAnsi="Meiryo UI" w:cs="Meiryo UI" w:hint="eastAsia"/>
          <w:b/>
          <w:color w:val="000000" w:themeColor="text1"/>
          <w:sz w:val="22"/>
        </w:rPr>
        <w:lastRenderedPageBreak/>
        <w:t>4</w:t>
      </w:r>
      <w:r w:rsidRPr="00F6677D">
        <w:rPr>
          <w:rFonts w:ascii="Meiryo UI" w:eastAsia="Meiryo UI" w:hAnsi="Meiryo UI" w:cs="Meiryo UI" w:hint="eastAsia"/>
          <w:b/>
          <w:color w:val="000000" w:themeColor="text1"/>
          <w:sz w:val="22"/>
        </w:rPr>
        <w:t xml:space="preserve">.　</w:t>
      </w:r>
      <w:del w:id="71" w:author="nakasugi tetsuro(中杉 哲郎 ＫＩＣ ○Ｐ技Ｃ)" w:date="2022-08-08T09:12:00Z">
        <w:r w:rsidR="002B1DEC" w:rsidRPr="00BC4E47" w:rsidDel="00816867">
          <w:rPr>
            <w:rFonts w:ascii="Meiryo UI" w:eastAsia="Meiryo UI" w:hAnsi="Meiryo UI" w:cs="Meiryo UI" w:hint="eastAsia"/>
            <w:color w:val="000000" w:themeColor="text1"/>
            <w:sz w:val="24"/>
            <w:szCs w:val="24"/>
            <w:highlight w:val="cyan"/>
          </w:rPr>
          <w:delText>実験結果</w:delText>
        </w:r>
        <w:r w:rsidR="004808D5" w:rsidRPr="00BC4E47" w:rsidDel="00816867">
          <w:rPr>
            <w:rFonts w:ascii="Meiryo UI" w:eastAsia="Meiryo UI" w:hAnsi="Meiryo UI" w:cs="Meiryo UI" w:hint="eastAsia"/>
            <w:color w:val="000000" w:themeColor="text1"/>
            <w:sz w:val="24"/>
            <w:szCs w:val="24"/>
            <w:highlight w:val="cyan"/>
          </w:rPr>
          <w:delText>（</w:delText>
        </w:r>
      </w:del>
      <w:r w:rsidR="001C6655" w:rsidRPr="00BC4E47">
        <w:rPr>
          <w:rFonts w:ascii="Meiryo UI" w:eastAsia="Meiryo UI" w:hAnsi="Meiryo UI" w:cs="Meiryo UI" w:hint="eastAsia"/>
          <w:color w:val="000000" w:themeColor="text1"/>
          <w:sz w:val="24"/>
          <w:szCs w:val="24"/>
          <w:highlight w:val="cyan"/>
        </w:rPr>
        <w:t>1st</w:t>
      </w:r>
      <w:r w:rsidR="004808D5" w:rsidRPr="00BC4E47">
        <w:rPr>
          <w:rFonts w:ascii="Meiryo UI" w:eastAsia="Meiryo UI" w:hAnsi="Meiryo UI" w:cs="Meiryo UI" w:hint="eastAsia"/>
          <w:color w:val="000000" w:themeColor="text1"/>
          <w:sz w:val="24"/>
          <w:szCs w:val="24"/>
          <w:highlight w:val="cyan"/>
        </w:rPr>
        <w:t xml:space="preserve"> </w:t>
      </w:r>
      <w:r w:rsidR="001C6655" w:rsidRPr="00BC4E47">
        <w:rPr>
          <w:rFonts w:ascii="Meiryo UI" w:eastAsia="Meiryo UI" w:hAnsi="Meiryo UI" w:cs="Meiryo UI"/>
          <w:color w:val="000000" w:themeColor="text1"/>
          <w:sz w:val="24"/>
          <w:szCs w:val="24"/>
          <w:highlight w:val="cyan"/>
        </w:rPr>
        <w:t>Trial</w:t>
      </w:r>
      <w:ins w:id="72" w:author="nakasugi tetsuro(中杉 哲郎 ＫＩＣ ○Ｐ技Ｃ)" w:date="2022-08-08T09:12:00Z">
        <w:r w:rsidR="00816867">
          <w:rPr>
            <w:rFonts w:ascii="Meiryo UI" w:eastAsia="Meiryo UI" w:hAnsi="Meiryo UI" w:cs="Meiryo UI" w:hint="eastAsia"/>
            <w:color w:val="000000" w:themeColor="text1"/>
            <w:sz w:val="24"/>
            <w:szCs w:val="24"/>
            <w:highlight w:val="cyan"/>
          </w:rPr>
          <w:t>の結果</w:t>
        </w:r>
      </w:ins>
      <w:del w:id="73" w:author="nakasugi tetsuro(中杉 哲郎 ＫＩＣ ○Ｐ技Ｃ)" w:date="2022-08-08T09:12:00Z">
        <w:r w:rsidR="004808D5" w:rsidRPr="00BC4E47" w:rsidDel="00816867">
          <w:rPr>
            <w:rFonts w:ascii="Meiryo UI" w:eastAsia="Meiryo UI" w:hAnsi="Meiryo UI" w:cs="Meiryo UI" w:hint="eastAsia"/>
            <w:color w:val="000000" w:themeColor="text1"/>
            <w:sz w:val="24"/>
            <w:szCs w:val="24"/>
            <w:highlight w:val="cyan"/>
          </w:rPr>
          <w:delText>）</w:delText>
        </w:r>
      </w:del>
      <w:r w:rsidR="004808D5" w:rsidRPr="00BC4E47">
        <w:rPr>
          <w:rFonts w:ascii="Meiryo UI" w:eastAsia="Meiryo UI" w:hAnsi="Meiryo UI" w:cs="Meiryo UI" w:hint="eastAsia"/>
          <w:color w:val="000000" w:themeColor="text1"/>
          <w:sz w:val="24"/>
          <w:szCs w:val="24"/>
          <w:highlight w:val="cyan"/>
        </w:rPr>
        <w:t>と</w:t>
      </w:r>
      <w:r w:rsidR="001C6655" w:rsidRPr="00BC4E47">
        <w:rPr>
          <w:rFonts w:ascii="Meiryo UI" w:eastAsia="Meiryo UI" w:hAnsi="Meiryo UI" w:cs="Meiryo UI" w:hint="eastAsia"/>
          <w:color w:val="000000" w:themeColor="text1"/>
          <w:sz w:val="24"/>
          <w:szCs w:val="24"/>
          <w:highlight w:val="cyan"/>
        </w:rPr>
        <w:t>考察</w:t>
      </w:r>
      <w:r w:rsidR="00D24776" w:rsidRPr="00BC4E47">
        <w:rPr>
          <w:rFonts w:ascii="Meiryo UI" w:eastAsia="Meiryo UI" w:hAnsi="Meiryo UI" w:cs="Meiryo UI" w:hint="eastAsia"/>
          <w:color w:val="000000" w:themeColor="text1"/>
          <w:sz w:val="24"/>
          <w:szCs w:val="24"/>
          <w:highlight w:val="cyan"/>
        </w:rPr>
        <w:t xml:space="preserve">　－失敗例－</w:t>
      </w:r>
    </w:p>
    <w:p w14:paraId="0A31A6FC" w14:textId="7F48D739" w:rsidR="00734B18" w:rsidRDefault="00734B18" w:rsidP="00734B18">
      <w:pPr>
        <w:pStyle w:val="20"/>
        <w:rPr>
          <w:rFonts w:ascii="Meiryo UI" w:eastAsia="Meiryo UI" w:hAnsi="Meiryo UI"/>
        </w:rPr>
      </w:pPr>
      <w:r>
        <w:rPr>
          <w:rFonts w:ascii="Meiryo UI" w:eastAsia="Meiryo UI" w:hAnsi="Meiryo UI" w:hint="eastAsia"/>
        </w:rPr>
        <w:t>4-</w:t>
      </w:r>
      <w:r>
        <w:rPr>
          <w:rFonts w:ascii="Meiryo UI" w:eastAsia="Meiryo UI" w:hAnsi="Meiryo UI"/>
        </w:rPr>
        <w:t>1</w:t>
      </w:r>
      <w:r w:rsidRPr="002223D0">
        <w:rPr>
          <w:rFonts w:ascii="Meiryo UI" w:eastAsia="Meiryo UI" w:hAnsi="Meiryo UI" w:hint="eastAsia"/>
        </w:rPr>
        <w:t xml:space="preserve">　</w:t>
      </w:r>
      <w:ins w:id="74" w:author="nakasugi tetsuro(中杉 哲郎 ＫＩＣ ○Ｐ技Ｃ)" w:date="2022-08-08T09:32:00Z">
        <w:r w:rsidR="00BC4E47">
          <w:rPr>
            <w:rFonts w:ascii="Meiryo UI" w:eastAsia="Meiryo UI" w:hAnsi="Meiryo UI" w:hint="eastAsia"/>
          </w:rPr>
          <w:t>モデル学習の</w:t>
        </w:r>
      </w:ins>
      <w:del w:id="75" w:author="nakasugi tetsuro(中杉 哲郎 ＫＩＣ ○Ｐ技Ｃ)" w:date="2022-08-08T09:32:00Z">
        <w:r w:rsidR="002B5404" w:rsidDel="00BC4E47">
          <w:rPr>
            <w:rFonts w:ascii="Meiryo UI" w:eastAsia="Meiryo UI" w:hAnsi="Meiryo UI" w:hint="eastAsia"/>
          </w:rPr>
          <w:delText>実験</w:delText>
        </w:r>
      </w:del>
      <w:r w:rsidR="002B5404">
        <w:rPr>
          <w:rFonts w:ascii="Meiryo UI" w:eastAsia="Meiryo UI" w:hAnsi="Meiryo UI" w:hint="eastAsia"/>
        </w:rPr>
        <w:t>手順</w:t>
      </w:r>
    </w:p>
    <w:p w14:paraId="7CCAAB29" w14:textId="68E0141D" w:rsidR="002B5404" w:rsidRDefault="002B5404" w:rsidP="002B5404">
      <w:pPr>
        <w:widowControl/>
        <w:ind w:firstLineChars="100" w:firstLine="200"/>
        <w:jc w:val="left"/>
        <w:rPr>
          <w:ins w:id="76" w:author="nakasugi tetsuro(中杉 哲郎 ＫＩＣ ○Ｐ技Ｃ)" w:date="2022-08-08T09:12:00Z"/>
          <w:rFonts w:ascii="Meiryo UI" w:eastAsia="Meiryo UI" w:hAnsi="Meiryo UI" w:cs="Meiryo UI"/>
          <w:color w:val="000000" w:themeColor="text1"/>
          <w:sz w:val="20"/>
          <w:szCs w:val="20"/>
        </w:rPr>
      </w:pPr>
      <w:r w:rsidRPr="009F128B">
        <w:rPr>
          <w:rFonts w:ascii="Meiryo UI" w:eastAsia="Meiryo UI" w:hAnsi="Meiryo UI" w:hint="eastAsia"/>
          <w:sz w:val="20"/>
          <w:szCs w:val="20"/>
        </w:rPr>
        <w:t>機械学習では</w:t>
      </w:r>
      <w:del w:id="77" w:author="nakasugi tetsuro(中杉 哲郎 ＫＩＣ ○Ｐ技Ｃ)" w:date="2022-08-08T09:07:00Z">
        <w:r w:rsidRPr="009F128B" w:rsidDel="00816867">
          <w:rPr>
            <w:rFonts w:ascii="Meiryo UI" w:eastAsia="Meiryo UI" w:hAnsi="Meiryo UI" w:hint="eastAsia"/>
            <w:sz w:val="20"/>
            <w:szCs w:val="20"/>
          </w:rPr>
          <w:delText>、</w:delText>
        </w:r>
      </w:del>
      <w:r w:rsidRPr="009F128B">
        <w:rPr>
          <w:rFonts w:ascii="Meiryo UI" w:eastAsia="Meiryo UI" w:hAnsi="Meiryo UI" w:hint="eastAsia"/>
          <w:sz w:val="20"/>
          <w:szCs w:val="20"/>
        </w:rPr>
        <w:t>与えられたデータの法則性を学習していくが、学習が過剰に進むと</w:t>
      </w:r>
      <w:ins w:id="78" w:author="nakasugi tetsuro(中杉 哲郎 ＫＩＣ ○Ｐ技Ｃ)" w:date="2022-08-08T09:07:00Z">
        <w:r w:rsidR="00816867">
          <w:rPr>
            <w:rFonts w:ascii="Meiryo UI" w:eastAsia="Meiryo UI" w:hAnsi="Meiryo UI" w:hint="eastAsia"/>
            <w:sz w:val="20"/>
            <w:szCs w:val="20"/>
          </w:rPr>
          <w:t>、</w:t>
        </w:r>
      </w:ins>
      <w:r w:rsidRPr="009F128B">
        <w:rPr>
          <w:rFonts w:ascii="Meiryo UI" w:eastAsia="Meiryo UI" w:hAnsi="Meiryo UI" w:hint="eastAsia"/>
          <w:sz w:val="20"/>
          <w:szCs w:val="20"/>
        </w:rPr>
        <w:t>過学習という問題が発生する。過学習とは学習データに対して極端な忠実性を持つ一方、未学習のデータに対して予測が外れている状態を指す。これを回避するために以下の方法が用い</w:t>
      </w:r>
      <w:ins w:id="79" w:author="nakasugi tetsuro(中杉 哲郎 ＫＩＣ ○Ｐ技Ｃ)" w:date="2022-08-08T09:13:00Z">
        <w:r w:rsidR="00816867">
          <w:rPr>
            <w:rFonts w:ascii="Meiryo UI" w:eastAsia="Meiryo UI" w:hAnsi="Meiryo UI" w:hint="eastAsia"/>
            <w:sz w:val="20"/>
            <w:szCs w:val="20"/>
          </w:rPr>
          <w:t>た</w:t>
        </w:r>
      </w:ins>
      <w:del w:id="80" w:author="nakasugi tetsuro(中杉 哲郎 ＫＩＣ ○Ｐ技Ｃ)" w:date="2022-08-08T09:13:00Z">
        <w:r w:rsidRPr="009F128B" w:rsidDel="00816867">
          <w:rPr>
            <w:rFonts w:ascii="Meiryo UI" w:eastAsia="Meiryo UI" w:hAnsi="Meiryo UI" w:hint="eastAsia"/>
            <w:sz w:val="20"/>
            <w:szCs w:val="20"/>
          </w:rPr>
          <w:delText>られる</w:delText>
        </w:r>
      </w:del>
      <w:r w:rsidRPr="009F128B">
        <w:rPr>
          <w:rFonts w:ascii="Meiryo UI" w:eastAsia="Meiryo UI" w:hAnsi="Meiryo UI" w:hint="eastAsia"/>
          <w:sz w:val="20"/>
          <w:szCs w:val="20"/>
        </w:rPr>
        <w:t>。</w:t>
      </w:r>
      <w:commentRangeStart w:id="81"/>
      <w:r w:rsidRPr="009F128B">
        <w:rPr>
          <w:rFonts w:ascii="Meiryo UI" w:eastAsia="Meiryo UI" w:hAnsi="Meiryo UI" w:hint="eastAsia"/>
          <w:sz w:val="20"/>
          <w:szCs w:val="20"/>
        </w:rPr>
        <w:t>まず</w:t>
      </w:r>
      <w:commentRangeEnd w:id="81"/>
      <w:r w:rsidR="00816867">
        <w:rPr>
          <w:rStyle w:val="ad"/>
        </w:rPr>
        <w:commentReference w:id="81"/>
      </w:r>
      <w:r w:rsidRPr="009F128B">
        <w:rPr>
          <w:rFonts w:ascii="Meiryo UI" w:eastAsia="Meiryo UI" w:hAnsi="Meiryo UI" w:hint="eastAsia"/>
          <w:sz w:val="20"/>
          <w:szCs w:val="20"/>
        </w:rPr>
        <w:t>データを学習用データ（Train Data）と検証用データ（Validation Data）とに分ける。次に学習用データでモデルの学習をおこない、検証用データでモデルの妥当性を評価する方法である。</w:t>
      </w:r>
      <w:r w:rsidRPr="009F128B">
        <w:rPr>
          <w:rFonts w:ascii="Meiryo UI" w:eastAsia="Meiryo UI" w:hAnsi="Meiryo UI" w:cs="Meiryo UI" w:hint="eastAsia"/>
          <w:color w:val="000000" w:themeColor="text1"/>
          <w:sz w:val="20"/>
          <w:szCs w:val="20"/>
        </w:rPr>
        <w:t>それぞれの学習セットはfoldとよばれ、それぞれのfoldでモデルを学習する。</w:t>
      </w:r>
      <w:r w:rsidRPr="009F128B">
        <w:rPr>
          <w:rFonts w:ascii="Meiryo UI" w:eastAsia="Meiryo UI" w:hAnsi="Meiryo UI" w:hint="eastAsia"/>
          <w:sz w:val="20"/>
          <w:szCs w:val="20"/>
        </w:rPr>
        <w:t>今回は全体の20%を検証用データとして図</w:t>
      </w:r>
      <w:r>
        <w:rPr>
          <w:rFonts w:ascii="Meiryo UI" w:eastAsia="Meiryo UI" w:hAnsi="Meiryo UI" w:hint="eastAsia"/>
          <w:sz w:val="20"/>
          <w:szCs w:val="20"/>
        </w:rPr>
        <w:t>13</w:t>
      </w:r>
      <w:r w:rsidRPr="009F128B">
        <w:rPr>
          <w:rFonts w:ascii="Meiryo UI" w:eastAsia="Meiryo UI" w:hAnsi="Meiryo UI" w:hint="eastAsia"/>
          <w:sz w:val="20"/>
          <w:szCs w:val="20"/>
        </w:rPr>
        <w:t>のようにデータを分割して</w:t>
      </w:r>
      <w:r w:rsidRPr="009F128B">
        <w:rPr>
          <w:rFonts w:ascii="Meiryo UI" w:eastAsia="Meiryo UI" w:hAnsi="Meiryo UI" w:cs="Meiryo UI" w:hint="eastAsia"/>
          <w:color w:val="000000" w:themeColor="text1"/>
          <w:sz w:val="20"/>
          <w:szCs w:val="20"/>
        </w:rPr>
        <w:t>モデルを作成した。</w:t>
      </w:r>
    </w:p>
    <w:p w14:paraId="34E1FCB7" w14:textId="3A128F62" w:rsidR="00816867" w:rsidRDefault="00074FDB" w:rsidP="002B5404">
      <w:pPr>
        <w:widowControl/>
        <w:ind w:firstLineChars="100" w:firstLine="200"/>
        <w:jc w:val="left"/>
        <w:rPr>
          <w:rFonts w:ascii="Meiryo UI" w:eastAsia="Meiryo UI" w:hAnsi="Meiryo UI" w:cs="Meiryo UI"/>
          <w:color w:val="000000" w:themeColor="text1"/>
          <w:sz w:val="20"/>
          <w:szCs w:val="20"/>
        </w:rPr>
      </w:pPr>
      <w:ins w:id="82" w:author="nakasugi tetsuro(中杉 哲郎 ＫＩＣ ○Ｐ技Ｃ)" w:date="2022-08-08T09:14:00Z">
        <w:r w:rsidRPr="00BC4E47">
          <w:rPr>
            <w:rFonts w:ascii="Meiryo UI" w:eastAsia="Meiryo UI" w:hAnsi="Meiryo UI" w:cs="Meiryo UI" w:hint="eastAsia"/>
            <w:color w:val="000000" w:themeColor="text1"/>
            <w:sz w:val="20"/>
            <w:szCs w:val="20"/>
            <w:highlight w:val="cyan"/>
          </w:rPr>
          <w:t>例えば、fold3では</w:t>
        </w:r>
      </w:ins>
      <w:ins w:id="83" w:author="nakasugi tetsuro(中杉 哲郎 ＫＩＣ ○Ｐ技Ｃ)" w:date="2022-08-08T09:17:00Z">
        <w:r w:rsidRPr="00BC4E47">
          <w:rPr>
            <w:rFonts w:ascii="Meiryo UI" w:eastAsia="Meiryo UI" w:hAnsi="Meiryo UI" w:cs="Meiryo UI" w:hint="eastAsia"/>
            <w:color w:val="000000" w:themeColor="text1"/>
            <w:sz w:val="20"/>
            <w:szCs w:val="20"/>
            <w:highlight w:val="cyan"/>
          </w:rPr>
          <w:t>全ての製品データを5つのグループに分け、</w:t>
        </w:r>
      </w:ins>
      <w:ins w:id="84" w:author="nakasugi tetsuro(中杉 哲郎 ＫＩＣ ○Ｐ技Ｃ)" w:date="2022-08-08T09:14:00Z">
        <w:r w:rsidRPr="00BC4E47">
          <w:rPr>
            <w:rFonts w:ascii="Meiryo UI" w:eastAsia="Meiryo UI" w:hAnsi="Meiryo UI" w:cs="Meiryo UI" w:hint="eastAsia"/>
            <w:color w:val="000000" w:themeColor="text1"/>
            <w:sz w:val="20"/>
            <w:szCs w:val="20"/>
            <w:highlight w:val="cyan"/>
          </w:rPr>
          <w:t>左から</w:t>
        </w:r>
      </w:ins>
      <w:ins w:id="85" w:author="nakasugi tetsuro(中杉 哲郎 ＫＩＣ ○Ｐ技Ｃ)" w:date="2022-08-08T09:15:00Z">
        <w:r w:rsidRPr="00BC4E47">
          <w:rPr>
            <w:rFonts w:ascii="Meiryo UI" w:eastAsia="Meiryo UI" w:hAnsi="Meiryo UI" w:cs="Meiryo UI" w:hint="eastAsia"/>
            <w:color w:val="000000" w:themeColor="text1"/>
            <w:sz w:val="20"/>
            <w:szCs w:val="20"/>
            <w:highlight w:val="cyan"/>
          </w:rPr>
          <w:t>3番目</w:t>
        </w:r>
      </w:ins>
      <w:ins w:id="86" w:author="nakasugi tetsuro(中杉 哲郎 ＫＩＣ ○Ｐ技Ｃ)" w:date="2022-08-08T09:17:00Z">
        <w:r w:rsidRPr="00BC4E47">
          <w:rPr>
            <w:rFonts w:ascii="Meiryo UI" w:eastAsia="Meiryo UI" w:hAnsi="Meiryo UI" w:cs="Meiryo UI" w:hint="eastAsia"/>
            <w:color w:val="000000" w:themeColor="text1"/>
            <w:sz w:val="20"/>
            <w:szCs w:val="20"/>
            <w:highlight w:val="cyan"/>
          </w:rPr>
          <w:t>以外の</w:t>
        </w:r>
      </w:ins>
      <w:ins w:id="87" w:author="nakasugi tetsuro(中杉 哲郎 ＫＩＣ ○Ｐ技Ｃ)" w:date="2022-08-08T09:18:00Z">
        <w:r w:rsidRPr="00BC4E47">
          <w:rPr>
            <w:rFonts w:ascii="Meiryo UI" w:eastAsia="Meiryo UI" w:hAnsi="Meiryo UI" w:cs="Meiryo UI" w:hint="eastAsia"/>
            <w:color w:val="000000" w:themeColor="text1"/>
            <w:sz w:val="20"/>
            <w:szCs w:val="20"/>
            <w:highlight w:val="cyan"/>
          </w:rPr>
          <w:t>４つのグループを学習用データとして</w:t>
        </w:r>
        <w:r w:rsidRPr="00BC4E47">
          <w:rPr>
            <w:rFonts w:ascii="Meiryo UI" w:eastAsia="Meiryo UI" w:hAnsi="Meiryo UI" w:hint="eastAsia"/>
            <w:sz w:val="20"/>
            <w:szCs w:val="20"/>
            <w:highlight w:val="cyan"/>
          </w:rPr>
          <w:t>モデルの学習をおこない、</w:t>
        </w:r>
        <w:r w:rsidRPr="00BC4E47">
          <w:rPr>
            <w:rFonts w:ascii="Meiryo UI" w:eastAsia="Meiryo UI" w:hAnsi="Meiryo UI" w:cs="Meiryo UI" w:hint="eastAsia"/>
            <w:color w:val="000000" w:themeColor="text1"/>
            <w:sz w:val="20"/>
            <w:szCs w:val="20"/>
            <w:highlight w:val="cyan"/>
          </w:rPr>
          <w:t>左から3番目のグループを用いて</w:t>
        </w:r>
      </w:ins>
      <w:ins w:id="88" w:author="nakasugi tetsuro(中杉 哲郎 ＫＩＣ ○Ｐ技Ｃ)" w:date="2022-08-08T09:19:00Z">
        <w:r w:rsidRPr="00BC4E47">
          <w:rPr>
            <w:rFonts w:ascii="Meiryo UI" w:eastAsia="Meiryo UI" w:hAnsi="Meiryo UI" w:cs="Meiryo UI" w:hint="eastAsia"/>
            <w:color w:val="000000" w:themeColor="text1"/>
            <w:sz w:val="20"/>
            <w:szCs w:val="20"/>
            <w:highlight w:val="cyan"/>
          </w:rPr>
          <w:t>モデルの妥当性を検証して</w:t>
        </w:r>
        <w:commentRangeStart w:id="89"/>
        <w:r w:rsidRPr="00BC4E47">
          <w:rPr>
            <w:rFonts w:ascii="Meiryo UI" w:eastAsia="Meiryo UI" w:hAnsi="Meiryo UI" w:cs="Meiryo UI" w:hint="eastAsia"/>
            <w:color w:val="000000" w:themeColor="text1"/>
            <w:sz w:val="20"/>
            <w:szCs w:val="20"/>
            <w:highlight w:val="cyan"/>
          </w:rPr>
          <w:t>いる</w:t>
        </w:r>
        <w:commentRangeEnd w:id="89"/>
        <w:r>
          <w:rPr>
            <w:rStyle w:val="ad"/>
          </w:rPr>
          <w:commentReference w:id="89"/>
        </w:r>
        <w:r w:rsidRPr="00BC4E47">
          <w:rPr>
            <w:rFonts w:ascii="Meiryo UI" w:eastAsia="Meiryo UI" w:hAnsi="Meiryo UI" w:cs="Meiryo UI" w:hint="eastAsia"/>
            <w:color w:val="000000" w:themeColor="text1"/>
            <w:sz w:val="20"/>
            <w:szCs w:val="20"/>
            <w:highlight w:val="cyan"/>
          </w:rPr>
          <w:t>。</w:t>
        </w:r>
      </w:ins>
    </w:p>
    <w:p w14:paraId="4EA45C01" w14:textId="5236DB05" w:rsidR="002B5404" w:rsidRDefault="00A501DA" w:rsidP="002B5404">
      <w:pPr>
        <w:widowControl/>
        <w:ind w:firstLineChars="100" w:firstLine="210"/>
        <w:jc w:val="center"/>
        <w:rPr>
          <w:rFonts w:ascii="Meiryo UI" w:eastAsia="Meiryo UI" w:hAnsi="Meiryo UI" w:cs="Meiryo UI"/>
          <w:color w:val="000000" w:themeColor="text1"/>
          <w:szCs w:val="21"/>
        </w:rPr>
      </w:pPr>
      <w:r>
        <w:rPr>
          <w:noProof/>
        </w:rPr>
        <w:drawing>
          <wp:inline distT="0" distB="0" distL="0" distR="0" wp14:anchorId="1D7D3FA9" wp14:editId="60F5D75E">
            <wp:extent cx="4416357" cy="3413537"/>
            <wp:effectExtent l="0" t="0" r="381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3092" cy="3426472"/>
                    </a:xfrm>
                    <a:prstGeom prst="rect">
                      <a:avLst/>
                    </a:prstGeom>
                  </pic:spPr>
                </pic:pic>
              </a:graphicData>
            </a:graphic>
          </wp:inline>
        </w:drawing>
      </w:r>
    </w:p>
    <w:p w14:paraId="126A7246" w14:textId="643CFFF9" w:rsidR="002B5404" w:rsidRDefault="002B5404" w:rsidP="002B5404">
      <w:pPr>
        <w:widowControl/>
        <w:ind w:firstLineChars="100" w:firstLine="210"/>
        <w:jc w:val="center"/>
        <w:rPr>
          <w:rFonts w:ascii="Meiryo UI" w:eastAsia="Meiryo UI" w:hAnsi="Meiryo UI" w:cs="Meiryo UI"/>
          <w:color w:val="000000" w:themeColor="text1"/>
          <w:szCs w:val="21"/>
        </w:rPr>
      </w:pPr>
      <w:r>
        <w:rPr>
          <w:rFonts w:ascii="Meiryo UI" w:eastAsia="Meiryo UI" w:hAnsi="Meiryo UI" w:cs="Meiryo UI" w:hint="eastAsia"/>
          <w:color w:val="000000" w:themeColor="text1"/>
          <w:szCs w:val="21"/>
        </w:rPr>
        <w:t>図13</w:t>
      </w:r>
      <w:r>
        <w:rPr>
          <w:rFonts w:ascii="Meiryo UI" w:eastAsia="Meiryo UI" w:hAnsi="Meiryo UI" w:cs="Meiryo UI"/>
          <w:color w:val="000000" w:themeColor="text1"/>
          <w:szCs w:val="21"/>
        </w:rPr>
        <w:t xml:space="preserve">. </w:t>
      </w:r>
      <w:r>
        <w:rPr>
          <w:rFonts w:ascii="Meiryo UI" w:eastAsia="Meiryo UI" w:hAnsi="Meiryo UI" w:cs="Meiryo UI" w:hint="eastAsia"/>
          <w:color w:val="000000" w:themeColor="text1"/>
          <w:szCs w:val="21"/>
        </w:rPr>
        <w:t>1st Trialモデル</w:t>
      </w:r>
      <w:r w:rsidR="00D26D11">
        <w:rPr>
          <w:rFonts w:ascii="Meiryo UI" w:eastAsia="Meiryo UI" w:hAnsi="Meiryo UI" w:cs="Meiryo UI" w:hint="eastAsia"/>
          <w:color w:val="000000" w:themeColor="text1"/>
          <w:szCs w:val="21"/>
        </w:rPr>
        <w:t>データ分</w:t>
      </w:r>
      <w:commentRangeStart w:id="90"/>
      <w:r w:rsidR="00D26D11">
        <w:rPr>
          <w:rFonts w:ascii="Meiryo UI" w:eastAsia="Meiryo UI" w:hAnsi="Meiryo UI" w:cs="Meiryo UI" w:hint="eastAsia"/>
          <w:color w:val="000000" w:themeColor="text1"/>
          <w:szCs w:val="21"/>
        </w:rPr>
        <w:t>割</w:t>
      </w:r>
      <w:r>
        <w:rPr>
          <w:rFonts w:ascii="Meiryo UI" w:eastAsia="Meiryo UI" w:hAnsi="Meiryo UI" w:cs="Meiryo UI" w:hint="eastAsia"/>
          <w:color w:val="000000" w:themeColor="text1"/>
          <w:szCs w:val="21"/>
        </w:rPr>
        <w:t>方法</w:t>
      </w:r>
      <w:commentRangeEnd w:id="90"/>
      <w:r w:rsidR="00BC4E47">
        <w:rPr>
          <w:rStyle w:val="ad"/>
        </w:rPr>
        <w:commentReference w:id="90"/>
      </w:r>
    </w:p>
    <w:p w14:paraId="3D935C61" w14:textId="77777777" w:rsidR="002B5404" w:rsidRPr="009F128B" w:rsidRDefault="002B5404" w:rsidP="002B5404">
      <w:pPr>
        <w:widowControl/>
        <w:ind w:firstLineChars="100" w:firstLine="200"/>
        <w:jc w:val="left"/>
        <w:rPr>
          <w:rFonts w:ascii="Meiryo UI" w:eastAsia="Meiryo UI" w:hAnsi="Meiryo UI" w:cs="Meiryo UI"/>
          <w:color w:val="000000" w:themeColor="text1"/>
          <w:sz w:val="20"/>
          <w:szCs w:val="20"/>
        </w:rPr>
      </w:pPr>
    </w:p>
    <w:p w14:paraId="62F1C913" w14:textId="4FA50D72" w:rsidR="002B5404" w:rsidRDefault="002B5404" w:rsidP="00E52781">
      <w:pPr>
        <w:ind w:firstLineChars="100" w:firstLine="200"/>
        <w:rPr>
          <w:rFonts w:ascii="Meiryo UI" w:eastAsia="Meiryo UI" w:hAnsi="Meiryo UI" w:cs="Meiryo UI"/>
          <w:color w:val="000000" w:themeColor="text1"/>
          <w:sz w:val="20"/>
          <w:szCs w:val="20"/>
        </w:rPr>
      </w:pPr>
      <w:r>
        <w:rPr>
          <w:rFonts w:ascii="Meiryo UI" w:eastAsia="Meiryo UI" w:hAnsi="Meiryo UI" w:cs="Meiryo UI" w:hint="eastAsia"/>
          <w:color w:val="000000" w:themeColor="text1"/>
          <w:sz w:val="20"/>
          <w:szCs w:val="20"/>
        </w:rPr>
        <w:t>それぞれのfoldで</w:t>
      </w:r>
      <w:ins w:id="91" w:author="nakasugi tetsuro(中杉 哲郎 ＫＩＣ ○Ｐ技Ｃ)" w:date="2022-08-08T09:20:00Z">
        <w:r w:rsidR="00074FDB">
          <w:rPr>
            <w:rFonts w:ascii="Meiryo UI" w:eastAsia="Meiryo UI" w:hAnsi="Meiryo UI" w:cs="Meiryo UI" w:hint="eastAsia"/>
            <w:color w:val="000000" w:themeColor="text1"/>
            <w:sz w:val="20"/>
            <w:szCs w:val="20"/>
          </w:rPr>
          <w:t>は</w:t>
        </w:r>
      </w:ins>
      <w:ins w:id="92" w:author="nakasugi tetsuro(中杉 哲郎 ＫＩＣ ○Ｐ技Ｃ)" w:date="2022-08-08T09:21:00Z">
        <w:r w:rsidR="00074FDB">
          <w:rPr>
            <w:rFonts w:ascii="Meiryo UI" w:eastAsia="Meiryo UI" w:hAnsi="Meiryo UI" w:cs="Meiryo UI" w:hint="eastAsia"/>
            <w:color w:val="000000" w:themeColor="text1"/>
            <w:sz w:val="20"/>
            <w:szCs w:val="20"/>
          </w:rPr>
          <w:t>、</w:t>
        </w:r>
      </w:ins>
      <w:r>
        <w:rPr>
          <w:rFonts w:ascii="Meiryo UI" w:eastAsia="Meiryo UI" w:hAnsi="Meiryo UI" w:cs="Meiryo UI" w:hint="eastAsia"/>
          <w:color w:val="000000" w:themeColor="text1"/>
          <w:sz w:val="20"/>
          <w:szCs w:val="20"/>
        </w:rPr>
        <w:t>検証データ</w:t>
      </w:r>
      <w:r w:rsidR="00E52781">
        <w:rPr>
          <w:rFonts w:ascii="Meiryo UI" w:eastAsia="Meiryo UI" w:hAnsi="Meiryo UI" w:cs="Meiryo UI" w:hint="eastAsia"/>
          <w:color w:val="000000" w:themeColor="text1"/>
          <w:sz w:val="20"/>
          <w:szCs w:val="20"/>
        </w:rPr>
        <w:t>と</w:t>
      </w:r>
      <w:r>
        <w:rPr>
          <w:rFonts w:ascii="Meiryo UI" w:eastAsia="Meiryo UI" w:hAnsi="Meiryo UI" w:cs="Meiryo UI" w:hint="eastAsia"/>
          <w:color w:val="000000" w:themeColor="text1"/>
          <w:sz w:val="20"/>
          <w:szCs w:val="20"/>
        </w:rPr>
        <w:t>最も合うように学習モデルが作成される。すべての学習を終えると5個のモデルが作成できる</w:t>
      </w:r>
      <w:ins w:id="93" w:author="nakasugi tetsuro(中杉 哲郎 ＫＩＣ ○Ｐ技Ｃ)" w:date="2022-08-08T09:21:00Z">
        <w:r w:rsidR="00074FDB">
          <w:rPr>
            <w:rFonts w:ascii="Meiryo UI" w:eastAsia="Meiryo UI" w:hAnsi="Meiryo UI" w:cs="Meiryo UI" w:hint="eastAsia"/>
            <w:color w:val="000000" w:themeColor="text1"/>
            <w:sz w:val="20"/>
            <w:szCs w:val="20"/>
          </w:rPr>
          <w:t>ので、</w:t>
        </w:r>
      </w:ins>
      <w:del w:id="94" w:author="nakasugi tetsuro(中杉 哲郎 ＫＩＣ ○Ｐ技Ｃ)" w:date="2022-08-08T09:21:00Z">
        <w:r w:rsidDel="00074FDB">
          <w:rPr>
            <w:rFonts w:ascii="Meiryo UI" w:eastAsia="Meiryo UI" w:hAnsi="Meiryo UI" w:cs="Meiryo UI" w:hint="eastAsia"/>
            <w:color w:val="000000" w:themeColor="text1"/>
            <w:sz w:val="20"/>
            <w:szCs w:val="20"/>
          </w:rPr>
          <w:delText>。</w:delText>
        </w:r>
      </w:del>
      <w:r w:rsidR="00DE533C" w:rsidRPr="009F128B">
        <w:rPr>
          <w:rFonts w:ascii="Meiryo UI" w:eastAsia="Meiryo UI" w:hAnsi="Meiryo UI" w:cs="Meiryo UI" w:hint="eastAsia"/>
          <w:color w:val="000000" w:themeColor="text1"/>
          <w:sz w:val="20"/>
          <w:szCs w:val="20"/>
        </w:rPr>
        <w:t>最終的な寸法予測値には5個のモデル</w:t>
      </w:r>
      <w:r w:rsidR="00E52781">
        <w:rPr>
          <w:rFonts w:ascii="Meiryo UI" w:eastAsia="Meiryo UI" w:hAnsi="Meiryo UI" w:cs="Meiryo UI" w:hint="eastAsia"/>
          <w:color w:val="000000" w:themeColor="text1"/>
          <w:sz w:val="20"/>
          <w:szCs w:val="20"/>
        </w:rPr>
        <w:t>で算出した</w:t>
      </w:r>
      <w:r>
        <w:rPr>
          <w:rFonts w:ascii="Meiryo UI" w:eastAsia="Meiryo UI" w:hAnsi="Meiryo UI" w:cs="Meiryo UI" w:hint="eastAsia"/>
          <w:color w:val="000000" w:themeColor="text1"/>
          <w:sz w:val="20"/>
          <w:szCs w:val="20"/>
        </w:rPr>
        <w:t>寸法値</w:t>
      </w:r>
      <w:r w:rsidR="00DE533C" w:rsidRPr="009F128B">
        <w:rPr>
          <w:rFonts w:ascii="Meiryo UI" w:eastAsia="Meiryo UI" w:hAnsi="Meiryo UI" w:cs="Meiryo UI" w:hint="eastAsia"/>
          <w:color w:val="000000" w:themeColor="text1"/>
          <w:sz w:val="20"/>
          <w:szCs w:val="20"/>
        </w:rPr>
        <w:t>の平均値を用い</w:t>
      </w:r>
      <w:del w:id="95" w:author="nakasugi tetsuro(中杉 哲郎 ＫＩＣ ○Ｐ技Ｃ)" w:date="2022-08-08T09:21:00Z">
        <w:r w:rsidR="00DE533C" w:rsidRPr="009F128B" w:rsidDel="00074FDB">
          <w:rPr>
            <w:rFonts w:ascii="Meiryo UI" w:eastAsia="Meiryo UI" w:hAnsi="Meiryo UI" w:cs="Meiryo UI" w:hint="eastAsia"/>
            <w:color w:val="000000" w:themeColor="text1"/>
            <w:sz w:val="20"/>
            <w:szCs w:val="20"/>
          </w:rPr>
          <w:delText>る</w:delText>
        </w:r>
      </w:del>
      <w:ins w:id="96" w:author="nakasugi tetsuro(中杉 哲郎 ＫＩＣ ○Ｐ技Ｃ)" w:date="2022-08-08T09:21:00Z">
        <w:r w:rsidR="00074FDB">
          <w:rPr>
            <w:rFonts w:ascii="Meiryo UI" w:eastAsia="Meiryo UI" w:hAnsi="Meiryo UI" w:cs="Meiryo UI" w:hint="eastAsia"/>
            <w:color w:val="000000" w:themeColor="text1"/>
            <w:sz w:val="20"/>
            <w:szCs w:val="20"/>
          </w:rPr>
          <w:t>た</w:t>
        </w:r>
      </w:ins>
      <w:r w:rsidR="00DE533C" w:rsidRPr="009F128B">
        <w:rPr>
          <w:rFonts w:ascii="Meiryo UI" w:eastAsia="Meiryo UI" w:hAnsi="Meiryo UI" w:cs="Meiryo UI" w:hint="eastAsia"/>
          <w:color w:val="000000" w:themeColor="text1"/>
          <w:sz w:val="20"/>
          <w:szCs w:val="20"/>
        </w:rPr>
        <w:t>。</w:t>
      </w:r>
    </w:p>
    <w:p w14:paraId="2FB01D01" w14:textId="056EBF6F" w:rsidR="002B5404" w:rsidRDefault="00E52781" w:rsidP="002B5404">
      <w:pPr>
        <w:ind w:firstLineChars="100" w:firstLine="200"/>
        <w:rPr>
          <w:rFonts w:ascii="Meiryo UI" w:eastAsia="Meiryo UI" w:hAnsi="Meiryo UI" w:cs="Meiryo UI"/>
          <w:color w:val="000000" w:themeColor="text1"/>
          <w:sz w:val="20"/>
          <w:szCs w:val="20"/>
        </w:rPr>
      </w:pPr>
      <w:r w:rsidRPr="00BC4E47">
        <w:rPr>
          <w:rFonts w:ascii="Meiryo UI" w:eastAsia="Meiryo UI" w:hAnsi="Meiryo UI" w:cs="Meiryo UI" w:hint="eastAsia"/>
          <w:color w:val="000000" w:themeColor="text1"/>
          <w:sz w:val="20"/>
          <w:szCs w:val="20"/>
          <w:highlight w:val="cyan"/>
        </w:rPr>
        <w:t>フォトマスクの製品は１章で紹介したようにあらかじめ寸法分布を経験的に予測し、</w:t>
      </w:r>
      <w:ins w:id="97" w:author="nakasugi tetsuro(中杉 哲郎 ＫＩＣ ○Ｐ技Ｃ)" w:date="2022-08-08T09:21:00Z">
        <w:r w:rsidR="00074FDB" w:rsidRPr="00BC4E47">
          <w:rPr>
            <w:rFonts w:ascii="Meiryo UI" w:eastAsia="Meiryo UI" w:hAnsi="Meiryo UI" w:cs="Meiryo UI" w:hint="eastAsia"/>
            <w:color w:val="000000" w:themeColor="text1"/>
            <w:sz w:val="20"/>
            <w:szCs w:val="20"/>
            <w:highlight w:val="cyan"/>
          </w:rPr>
          <w:t>予測した寸法分布を</w:t>
        </w:r>
      </w:ins>
      <w:del w:id="98" w:author="nakasugi tetsuro(中杉 哲郎 ＫＩＣ ○Ｐ技Ｃ)" w:date="2022-08-08T09:21:00Z">
        <w:r w:rsidRPr="00BC4E47" w:rsidDel="00074FDB">
          <w:rPr>
            <w:rFonts w:ascii="Meiryo UI" w:eastAsia="Meiryo UI" w:hAnsi="Meiryo UI" w:cs="Meiryo UI" w:hint="eastAsia"/>
            <w:color w:val="000000" w:themeColor="text1"/>
            <w:sz w:val="20"/>
            <w:szCs w:val="20"/>
            <w:highlight w:val="cyan"/>
          </w:rPr>
          <w:delText>差し引くように</w:delText>
        </w:r>
      </w:del>
      <w:r w:rsidRPr="00BC4E47">
        <w:rPr>
          <w:rFonts w:ascii="Meiryo UI" w:eastAsia="Meiryo UI" w:hAnsi="Meiryo UI" w:cs="Meiryo UI" w:hint="eastAsia"/>
          <w:color w:val="000000" w:themeColor="text1"/>
          <w:sz w:val="20"/>
          <w:szCs w:val="20"/>
          <w:highlight w:val="cyan"/>
        </w:rPr>
        <w:t>補正</w:t>
      </w:r>
      <w:ins w:id="99" w:author="nakasugi tetsuro(中杉 哲郎 ＫＩＣ ○Ｐ技Ｃ)" w:date="2022-08-08T09:22:00Z">
        <w:r w:rsidR="00074FDB" w:rsidRPr="00BC4E47">
          <w:rPr>
            <w:rFonts w:ascii="Meiryo UI" w:eastAsia="Meiryo UI" w:hAnsi="Meiryo UI" w:cs="Meiryo UI" w:hint="eastAsia"/>
            <w:color w:val="000000" w:themeColor="text1"/>
            <w:sz w:val="20"/>
            <w:szCs w:val="20"/>
            <w:highlight w:val="cyan"/>
          </w:rPr>
          <w:t>している</w:t>
        </w:r>
      </w:ins>
      <w:del w:id="100" w:author="nakasugi tetsuro(中杉 哲郎 ＫＩＣ ○Ｐ技Ｃ)" w:date="2022-08-08T09:22:00Z">
        <w:r w:rsidRPr="00BC4E47" w:rsidDel="00074FDB">
          <w:rPr>
            <w:rFonts w:ascii="Meiryo UI" w:eastAsia="Meiryo UI" w:hAnsi="Meiryo UI" w:cs="Meiryo UI" w:hint="eastAsia"/>
            <w:color w:val="000000" w:themeColor="text1"/>
            <w:sz w:val="20"/>
            <w:szCs w:val="20"/>
            <w:highlight w:val="cyan"/>
          </w:rPr>
          <w:delText>したものになっている</w:delText>
        </w:r>
      </w:del>
      <w:r w:rsidRPr="00BC4E47">
        <w:rPr>
          <w:rFonts w:ascii="Meiryo UI" w:eastAsia="Meiryo UI" w:hAnsi="Meiryo UI" w:cs="Meiryo UI" w:hint="eastAsia"/>
          <w:color w:val="000000" w:themeColor="text1"/>
          <w:sz w:val="20"/>
          <w:szCs w:val="20"/>
          <w:highlight w:val="cyan"/>
        </w:rPr>
        <w:t>。今回の機械学習の見積もりはこの経験的に予測していた部分に相当するため、機械学習を適用した場合の製品寸法予測は、補正前の製品結果から予測した寸法値を差し引いたものを計算することに</w:t>
      </w:r>
      <w:commentRangeStart w:id="101"/>
      <w:r w:rsidRPr="00BC4E47">
        <w:rPr>
          <w:rFonts w:ascii="Meiryo UI" w:eastAsia="Meiryo UI" w:hAnsi="Meiryo UI" w:cs="Meiryo UI" w:hint="eastAsia"/>
          <w:color w:val="000000" w:themeColor="text1"/>
          <w:sz w:val="20"/>
          <w:szCs w:val="20"/>
          <w:highlight w:val="cyan"/>
        </w:rPr>
        <w:t>なる</w:t>
      </w:r>
      <w:commentRangeEnd w:id="101"/>
      <w:r w:rsidR="00074FDB">
        <w:rPr>
          <w:rStyle w:val="ad"/>
        </w:rPr>
        <w:commentReference w:id="101"/>
      </w:r>
      <w:r w:rsidRPr="00BC4E47">
        <w:rPr>
          <w:rFonts w:ascii="Meiryo UI" w:eastAsia="Meiryo UI" w:hAnsi="Meiryo UI" w:cs="Meiryo UI" w:hint="eastAsia"/>
          <w:color w:val="000000" w:themeColor="text1"/>
          <w:sz w:val="20"/>
          <w:szCs w:val="20"/>
          <w:highlight w:val="cyan"/>
        </w:rPr>
        <w:t>。</w:t>
      </w:r>
    </w:p>
    <w:p w14:paraId="1464A967" w14:textId="77777777" w:rsidR="0078405A" w:rsidRDefault="0078405A" w:rsidP="002B5404">
      <w:pPr>
        <w:ind w:firstLineChars="100" w:firstLine="200"/>
        <w:rPr>
          <w:rFonts w:ascii="Meiryo UI" w:eastAsia="Meiryo UI" w:hAnsi="Meiryo UI" w:cs="Meiryo UI"/>
          <w:color w:val="000000" w:themeColor="text1"/>
          <w:sz w:val="20"/>
          <w:szCs w:val="20"/>
        </w:rPr>
      </w:pPr>
    </w:p>
    <w:p w14:paraId="42359743" w14:textId="5BD59914" w:rsidR="0078405A" w:rsidRPr="0078405A" w:rsidRDefault="0078405A" w:rsidP="0078405A">
      <w:pPr>
        <w:pStyle w:val="20"/>
        <w:rPr>
          <w:rFonts w:ascii="Meiryo UI" w:eastAsia="Meiryo UI" w:hAnsi="Meiryo UI"/>
        </w:rPr>
      </w:pPr>
      <w:r>
        <w:rPr>
          <w:rFonts w:ascii="Meiryo UI" w:eastAsia="Meiryo UI" w:hAnsi="Meiryo UI" w:hint="eastAsia"/>
        </w:rPr>
        <w:t>4-</w:t>
      </w:r>
      <w:r>
        <w:rPr>
          <w:rFonts w:ascii="Meiryo UI" w:eastAsia="Meiryo UI" w:hAnsi="Meiryo UI"/>
        </w:rPr>
        <w:t>2</w:t>
      </w:r>
      <w:r w:rsidRPr="002223D0">
        <w:rPr>
          <w:rFonts w:ascii="Meiryo UI" w:eastAsia="Meiryo UI" w:hAnsi="Meiryo UI" w:hint="eastAsia"/>
        </w:rPr>
        <w:t xml:space="preserve">　</w:t>
      </w:r>
      <w:r w:rsidR="003478FF">
        <w:rPr>
          <w:rFonts w:ascii="Meiryo UI" w:eastAsia="Meiryo UI" w:hAnsi="Meiryo UI" w:hint="eastAsia"/>
        </w:rPr>
        <w:t>失敗例と課題</w:t>
      </w:r>
    </w:p>
    <w:p w14:paraId="0A603BE2" w14:textId="6097AD27" w:rsidR="004808D5" w:rsidRPr="009F128B" w:rsidRDefault="000D645F" w:rsidP="002B5404">
      <w:pPr>
        <w:ind w:firstLineChars="100" w:firstLine="200"/>
        <w:rPr>
          <w:rFonts w:ascii="Meiryo UI" w:eastAsia="Meiryo UI" w:hAnsi="Meiryo UI" w:cs="Meiryo UI"/>
          <w:color w:val="000000" w:themeColor="text1"/>
          <w:sz w:val="20"/>
          <w:szCs w:val="20"/>
        </w:rPr>
      </w:pPr>
      <w:r w:rsidRPr="009F128B">
        <w:rPr>
          <w:rFonts w:ascii="Meiryo UI" w:eastAsia="Meiryo UI" w:hAnsi="Meiryo UI" w:cs="Meiryo UI" w:hint="eastAsia"/>
          <w:color w:val="000000" w:themeColor="text1"/>
          <w:sz w:val="20"/>
          <w:szCs w:val="20"/>
        </w:rPr>
        <w:t>このようにして</w:t>
      </w:r>
      <w:r w:rsidR="00E52781">
        <w:rPr>
          <w:rFonts w:ascii="Meiryo UI" w:eastAsia="Meiryo UI" w:hAnsi="Meiryo UI" w:cs="Meiryo UI" w:hint="eastAsia"/>
          <w:color w:val="000000" w:themeColor="text1"/>
          <w:sz w:val="20"/>
          <w:szCs w:val="20"/>
        </w:rPr>
        <w:t>機械学習を適用した場合の製品寸法予測（simulation）</w:t>
      </w:r>
      <w:r w:rsidR="00DE533C" w:rsidRPr="009F128B">
        <w:rPr>
          <w:rFonts w:ascii="Meiryo UI" w:eastAsia="Meiryo UI" w:hAnsi="Meiryo UI" w:cs="Meiryo UI" w:hint="eastAsia"/>
          <w:color w:val="000000" w:themeColor="text1"/>
          <w:sz w:val="20"/>
          <w:szCs w:val="20"/>
        </w:rPr>
        <w:t>と、実際の製品結果</w:t>
      </w:r>
      <w:r w:rsidR="00E52781">
        <w:rPr>
          <w:rFonts w:ascii="Meiryo UI" w:eastAsia="Meiryo UI" w:hAnsi="Meiryo UI" w:cs="Meiryo UI" w:hint="eastAsia"/>
          <w:color w:val="000000" w:themeColor="text1"/>
          <w:sz w:val="20"/>
          <w:szCs w:val="20"/>
        </w:rPr>
        <w:lastRenderedPageBreak/>
        <w:t>（product）の比較を</w:t>
      </w:r>
      <w:r w:rsidR="00D24776" w:rsidRPr="009F128B">
        <w:rPr>
          <w:rFonts w:ascii="Meiryo UI" w:eastAsia="Meiryo UI" w:hAnsi="Meiryo UI" w:cs="Meiryo UI" w:hint="eastAsia"/>
          <w:color w:val="000000" w:themeColor="text1"/>
          <w:sz w:val="20"/>
          <w:szCs w:val="20"/>
        </w:rPr>
        <w:t>図</w:t>
      </w:r>
      <w:r w:rsidR="00E52781">
        <w:rPr>
          <w:rFonts w:ascii="Meiryo UI" w:eastAsia="Meiryo UI" w:hAnsi="Meiryo UI" w:cs="Meiryo UI" w:hint="eastAsia"/>
          <w:color w:val="000000" w:themeColor="text1"/>
          <w:sz w:val="20"/>
          <w:szCs w:val="20"/>
        </w:rPr>
        <w:t>14</w:t>
      </w:r>
      <w:r w:rsidR="00D24776" w:rsidRPr="009F128B">
        <w:rPr>
          <w:rFonts w:ascii="Meiryo UI" w:eastAsia="Meiryo UI" w:hAnsi="Meiryo UI" w:cs="Meiryo UI" w:hint="eastAsia"/>
          <w:color w:val="000000" w:themeColor="text1"/>
          <w:sz w:val="20"/>
          <w:szCs w:val="20"/>
        </w:rPr>
        <w:t>に示す。</w:t>
      </w:r>
      <w:r w:rsidR="00606A86" w:rsidRPr="00BC4E47">
        <w:rPr>
          <w:rFonts w:ascii="Meiryo UI" w:eastAsia="Meiryo UI" w:hAnsi="Meiryo UI" w:cs="Meiryo UI" w:hint="eastAsia"/>
          <w:color w:val="000000" w:themeColor="text1"/>
          <w:sz w:val="20"/>
          <w:szCs w:val="20"/>
          <w:highlight w:val="cyan"/>
        </w:rPr>
        <w:t>評価対象は図13の</w:t>
      </w:r>
      <w:r w:rsidR="00A501DA" w:rsidRPr="00BC4E47">
        <w:rPr>
          <w:rFonts w:ascii="Meiryo UI" w:eastAsia="Meiryo UI" w:hAnsi="Meiryo UI" w:cs="Meiryo UI" w:hint="eastAsia"/>
          <w:color w:val="000000" w:themeColor="text1"/>
          <w:sz w:val="20"/>
          <w:szCs w:val="20"/>
          <w:highlight w:val="cyan"/>
        </w:rPr>
        <w:t>精度確認用</w:t>
      </w:r>
      <w:r w:rsidR="00606A86" w:rsidRPr="00BC4E47">
        <w:rPr>
          <w:rFonts w:ascii="Meiryo UI" w:eastAsia="Meiryo UI" w:hAnsi="Meiryo UI" w:cs="Meiryo UI" w:hint="eastAsia"/>
          <w:color w:val="000000" w:themeColor="text1"/>
          <w:sz w:val="20"/>
          <w:szCs w:val="20"/>
          <w:highlight w:val="cyan"/>
        </w:rPr>
        <w:t>データ１</w:t>
      </w:r>
      <w:ins w:id="102" w:author="nakasugi tetsuro(中杉 哲郎 ＫＩＣ ○Ｐ技Ｃ)" w:date="2022-08-08T09:31:00Z">
        <w:r w:rsidR="00BC4E47">
          <w:rPr>
            <w:rFonts w:ascii="Meiryo UI" w:eastAsia="Meiryo UI" w:hAnsi="Meiryo UI" w:cs="Meiryo UI" w:hint="eastAsia"/>
            <w:color w:val="000000" w:themeColor="text1"/>
            <w:sz w:val="20"/>
            <w:szCs w:val="20"/>
            <w:highlight w:val="cyan"/>
          </w:rPr>
          <w:t>(学習に用いたデ―タ)</w:t>
        </w:r>
      </w:ins>
      <w:r w:rsidR="00606A86" w:rsidRPr="00BC4E47">
        <w:rPr>
          <w:rFonts w:ascii="Meiryo UI" w:eastAsia="Meiryo UI" w:hAnsi="Meiryo UI" w:cs="Meiryo UI" w:hint="eastAsia"/>
          <w:color w:val="000000" w:themeColor="text1"/>
          <w:sz w:val="20"/>
          <w:szCs w:val="20"/>
          <w:highlight w:val="cyan"/>
        </w:rPr>
        <w:t>に</w:t>
      </w:r>
      <w:commentRangeStart w:id="103"/>
      <w:r w:rsidR="00606A86" w:rsidRPr="00BC4E47">
        <w:rPr>
          <w:rFonts w:ascii="Meiryo UI" w:eastAsia="Meiryo UI" w:hAnsi="Meiryo UI" w:cs="Meiryo UI" w:hint="eastAsia"/>
          <w:color w:val="000000" w:themeColor="text1"/>
          <w:sz w:val="20"/>
          <w:szCs w:val="20"/>
          <w:highlight w:val="cyan"/>
        </w:rPr>
        <w:t>なる</w:t>
      </w:r>
      <w:commentRangeEnd w:id="103"/>
      <w:r w:rsidR="00BC4E47">
        <w:rPr>
          <w:rStyle w:val="ad"/>
        </w:rPr>
        <w:commentReference w:id="103"/>
      </w:r>
      <w:r w:rsidR="00606A86" w:rsidRPr="00BC4E47">
        <w:rPr>
          <w:rFonts w:ascii="Meiryo UI" w:eastAsia="Meiryo UI" w:hAnsi="Meiryo UI" w:cs="Meiryo UI" w:hint="eastAsia"/>
          <w:color w:val="000000" w:themeColor="text1"/>
          <w:sz w:val="20"/>
          <w:szCs w:val="20"/>
          <w:highlight w:val="cyan"/>
        </w:rPr>
        <w:t>。</w:t>
      </w:r>
    </w:p>
    <w:p w14:paraId="5CB814CA" w14:textId="543802D0" w:rsidR="00DE533C" w:rsidRDefault="00516FA2" w:rsidP="00DE533C">
      <w:pPr>
        <w:widowControl/>
        <w:ind w:firstLineChars="100" w:firstLine="210"/>
        <w:jc w:val="center"/>
        <w:rPr>
          <w:rFonts w:ascii="Meiryo UI" w:eastAsia="Meiryo UI" w:hAnsi="Meiryo UI" w:cs="Meiryo UI"/>
          <w:color w:val="000000" w:themeColor="text1"/>
          <w:szCs w:val="21"/>
        </w:rPr>
      </w:pPr>
      <w:r>
        <w:rPr>
          <w:noProof/>
        </w:rPr>
        <w:drawing>
          <wp:inline distT="0" distB="0" distL="0" distR="0" wp14:anchorId="03D0CCBE" wp14:editId="4D432AC0">
            <wp:extent cx="4643884" cy="2347608"/>
            <wp:effectExtent l="0" t="0" r="4445"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59661" cy="2355584"/>
                    </a:xfrm>
                    <a:prstGeom prst="rect">
                      <a:avLst/>
                    </a:prstGeom>
                  </pic:spPr>
                </pic:pic>
              </a:graphicData>
            </a:graphic>
          </wp:inline>
        </w:drawing>
      </w:r>
    </w:p>
    <w:p w14:paraId="1C6DAD92" w14:textId="2C038D78" w:rsidR="00DE533C" w:rsidRDefault="00DE533C" w:rsidP="00DE533C">
      <w:pPr>
        <w:widowControl/>
        <w:ind w:firstLineChars="100" w:firstLine="210"/>
        <w:jc w:val="center"/>
        <w:rPr>
          <w:rFonts w:ascii="Meiryo UI" w:eastAsia="Meiryo UI" w:hAnsi="Meiryo UI" w:cs="Meiryo UI"/>
          <w:color w:val="000000" w:themeColor="text1"/>
          <w:szCs w:val="21"/>
        </w:rPr>
      </w:pPr>
      <w:r>
        <w:rPr>
          <w:rFonts w:ascii="Meiryo UI" w:eastAsia="Meiryo UI" w:hAnsi="Meiryo UI" w:cs="Meiryo UI" w:hint="eastAsia"/>
          <w:color w:val="000000" w:themeColor="text1"/>
          <w:szCs w:val="21"/>
        </w:rPr>
        <w:t>図</w:t>
      </w:r>
      <w:r w:rsidR="00E52781">
        <w:rPr>
          <w:rFonts w:ascii="Meiryo UI" w:eastAsia="Meiryo UI" w:hAnsi="Meiryo UI" w:cs="Meiryo UI" w:hint="eastAsia"/>
          <w:color w:val="000000" w:themeColor="text1"/>
          <w:szCs w:val="21"/>
        </w:rPr>
        <w:t>14</w:t>
      </w:r>
      <w:r>
        <w:rPr>
          <w:rFonts w:ascii="Meiryo UI" w:eastAsia="Meiryo UI" w:hAnsi="Meiryo UI" w:cs="Meiryo UI"/>
          <w:color w:val="000000" w:themeColor="text1"/>
          <w:szCs w:val="21"/>
        </w:rPr>
        <w:t xml:space="preserve">. </w:t>
      </w:r>
      <w:r>
        <w:rPr>
          <w:rFonts w:ascii="Meiryo UI" w:eastAsia="Meiryo UI" w:hAnsi="Meiryo UI" w:cs="Meiryo UI" w:hint="eastAsia"/>
          <w:color w:val="000000" w:themeColor="text1"/>
          <w:szCs w:val="21"/>
        </w:rPr>
        <w:t>製品結果(</w:t>
      </w:r>
      <w:r>
        <w:rPr>
          <w:rFonts w:ascii="Meiryo UI" w:eastAsia="Meiryo UI" w:hAnsi="Meiryo UI" w:cs="Meiryo UI"/>
          <w:color w:val="000000" w:themeColor="text1"/>
          <w:szCs w:val="21"/>
        </w:rPr>
        <w:t>product</w:t>
      </w:r>
      <w:r>
        <w:rPr>
          <w:rFonts w:ascii="Meiryo UI" w:eastAsia="Meiryo UI" w:hAnsi="Meiryo UI" w:cs="Meiryo UI" w:hint="eastAsia"/>
          <w:color w:val="000000" w:themeColor="text1"/>
          <w:szCs w:val="21"/>
        </w:rPr>
        <w:t>)と予測分布での補正後見積もり(</w:t>
      </w:r>
      <w:r>
        <w:rPr>
          <w:rFonts w:ascii="Meiryo UI" w:eastAsia="Meiryo UI" w:hAnsi="Meiryo UI" w:cs="Meiryo UI"/>
          <w:color w:val="000000" w:themeColor="text1"/>
          <w:szCs w:val="21"/>
        </w:rPr>
        <w:t>simulation</w:t>
      </w:r>
      <w:r>
        <w:rPr>
          <w:rFonts w:ascii="Meiryo UI" w:eastAsia="Meiryo UI" w:hAnsi="Meiryo UI" w:cs="Meiryo UI" w:hint="eastAsia"/>
          <w:color w:val="000000" w:themeColor="text1"/>
          <w:szCs w:val="21"/>
        </w:rPr>
        <w:t>)</w:t>
      </w:r>
    </w:p>
    <w:p w14:paraId="5CC29FAE" w14:textId="77777777" w:rsidR="00DE533C" w:rsidRDefault="00DE533C" w:rsidP="00DE533C">
      <w:pPr>
        <w:widowControl/>
        <w:ind w:firstLineChars="100" w:firstLine="210"/>
        <w:jc w:val="center"/>
        <w:rPr>
          <w:rFonts w:ascii="Meiryo UI" w:eastAsia="Meiryo UI" w:hAnsi="Meiryo UI" w:cs="Meiryo UI"/>
          <w:color w:val="000000" w:themeColor="text1"/>
          <w:szCs w:val="21"/>
        </w:rPr>
      </w:pPr>
    </w:p>
    <w:p w14:paraId="41A54CD4" w14:textId="75E2F3EA" w:rsidR="00BC4E47" w:rsidRDefault="00DE533C" w:rsidP="00DE533C">
      <w:pPr>
        <w:widowControl/>
        <w:ind w:firstLineChars="100" w:firstLine="200"/>
        <w:jc w:val="left"/>
        <w:rPr>
          <w:ins w:id="104" w:author="nakasugi tetsuro(中杉 哲郎 ＫＩＣ ○Ｐ技Ｃ)" w:date="2022-08-08T09:26:00Z"/>
          <w:rFonts w:ascii="Meiryo UI" w:eastAsia="Meiryo UI" w:hAnsi="Meiryo UI" w:cs="Meiryo UI"/>
          <w:color w:val="000000" w:themeColor="text1"/>
          <w:sz w:val="20"/>
          <w:szCs w:val="20"/>
        </w:rPr>
      </w:pPr>
      <w:r w:rsidRPr="009F128B">
        <w:rPr>
          <w:rFonts w:ascii="Meiryo UI" w:eastAsia="Meiryo UI" w:hAnsi="Meiryo UI" w:cs="Meiryo UI" w:hint="eastAsia"/>
          <w:color w:val="000000" w:themeColor="text1"/>
          <w:sz w:val="20"/>
          <w:szCs w:val="20"/>
        </w:rPr>
        <w:t>製品の実績（赤）に対して、予測した寸法値を補正した</w:t>
      </w:r>
      <w:r w:rsidR="00344CBD">
        <w:rPr>
          <w:rFonts w:ascii="Meiryo UI" w:eastAsia="Meiryo UI" w:hAnsi="Meiryo UI" w:cs="Meiryo UI" w:hint="eastAsia"/>
          <w:color w:val="000000" w:themeColor="text1"/>
          <w:sz w:val="20"/>
          <w:szCs w:val="20"/>
        </w:rPr>
        <w:t>見積もり</w:t>
      </w:r>
      <w:r w:rsidRPr="009F128B">
        <w:rPr>
          <w:rFonts w:ascii="Meiryo UI" w:eastAsia="Meiryo UI" w:hAnsi="Meiryo UI" w:cs="Meiryo UI" w:hint="eastAsia"/>
          <w:color w:val="000000" w:themeColor="text1"/>
          <w:sz w:val="20"/>
          <w:szCs w:val="20"/>
        </w:rPr>
        <w:t>（青）の寸法Rangeが大幅に改善していることが</w:t>
      </w:r>
      <w:r w:rsidR="00F63B38">
        <w:rPr>
          <w:rFonts w:ascii="Meiryo UI" w:eastAsia="Meiryo UI" w:hAnsi="Meiryo UI" w:cs="Meiryo UI" w:hint="eastAsia"/>
          <w:color w:val="000000" w:themeColor="text1"/>
          <w:sz w:val="20"/>
          <w:szCs w:val="20"/>
        </w:rPr>
        <w:t>確認された</w:t>
      </w:r>
      <w:r w:rsidRPr="009F128B">
        <w:rPr>
          <w:rFonts w:ascii="Meiryo UI" w:eastAsia="Meiryo UI" w:hAnsi="Meiryo UI" w:cs="Meiryo UI" w:hint="eastAsia"/>
          <w:color w:val="000000" w:themeColor="text1"/>
          <w:sz w:val="20"/>
          <w:szCs w:val="20"/>
        </w:rPr>
        <w:t>。</w:t>
      </w:r>
      <w:r w:rsidR="00D24776" w:rsidRPr="009F128B">
        <w:rPr>
          <w:rFonts w:ascii="Meiryo UI" w:eastAsia="Meiryo UI" w:hAnsi="Meiryo UI" w:cs="Meiryo UI" w:hint="eastAsia"/>
          <w:color w:val="000000" w:themeColor="text1"/>
          <w:sz w:val="20"/>
          <w:szCs w:val="20"/>
        </w:rPr>
        <w:t>CD Range値の中央値も4.4nmから2.8nm</w:t>
      </w:r>
      <w:r w:rsidR="00E52781">
        <w:rPr>
          <w:rFonts w:ascii="Meiryo UI" w:eastAsia="Meiryo UI" w:hAnsi="Meiryo UI" w:cs="Meiryo UI" w:hint="eastAsia"/>
          <w:color w:val="000000" w:themeColor="text1"/>
          <w:sz w:val="20"/>
          <w:szCs w:val="20"/>
        </w:rPr>
        <w:t>と改善している</w:t>
      </w:r>
      <w:r w:rsidR="00D24776" w:rsidRPr="009F128B">
        <w:rPr>
          <w:rFonts w:ascii="Meiryo UI" w:eastAsia="Meiryo UI" w:hAnsi="Meiryo UI" w:cs="Meiryo UI" w:hint="eastAsia"/>
          <w:color w:val="000000" w:themeColor="text1"/>
          <w:sz w:val="20"/>
          <w:szCs w:val="20"/>
        </w:rPr>
        <w:t>。このモデルを使って、</w:t>
      </w:r>
      <w:r w:rsidR="00D26D11">
        <w:rPr>
          <w:rFonts w:ascii="Meiryo UI" w:eastAsia="Meiryo UI" w:hAnsi="Meiryo UI" w:cs="Meiryo UI" w:hint="eastAsia"/>
          <w:color w:val="000000" w:themeColor="text1"/>
          <w:sz w:val="20"/>
          <w:szCs w:val="20"/>
        </w:rPr>
        <w:t>学習データで使用していない2022年2月～2022年4月</w:t>
      </w:r>
      <w:r w:rsidR="009F128B">
        <w:rPr>
          <w:rFonts w:ascii="Meiryo UI" w:eastAsia="Meiryo UI" w:hAnsi="Meiryo UI" w:cs="Meiryo UI" w:hint="eastAsia"/>
          <w:color w:val="000000" w:themeColor="text1"/>
          <w:sz w:val="20"/>
          <w:szCs w:val="20"/>
        </w:rPr>
        <w:t>に作成されたフォトマスクの寸法精度を</w:t>
      </w:r>
      <w:r w:rsidR="00D24776" w:rsidRPr="009F128B">
        <w:rPr>
          <w:rFonts w:ascii="Meiryo UI" w:eastAsia="Meiryo UI" w:hAnsi="Meiryo UI" w:cs="Meiryo UI" w:hint="eastAsia"/>
          <w:color w:val="000000" w:themeColor="text1"/>
          <w:sz w:val="20"/>
          <w:szCs w:val="20"/>
        </w:rPr>
        <w:t>予測した結果を図</w:t>
      </w:r>
      <w:r w:rsidR="0078405A">
        <w:rPr>
          <w:rFonts w:ascii="Meiryo UI" w:eastAsia="Meiryo UI" w:hAnsi="Meiryo UI" w:cs="Meiryo UI" w:hint="eastAsia"/>
          <w:color w:val="000000" w:themeColor="text1"/>
          <w:sz w:val="20"/>
          <w:szCs w:val="20"/>
        </w:rPr>
        <w:t>1５</w:t>
      </w:r>
      <w:r w:rsidR="00D24776" w:rsidRPr="009F128B">
        <w:rPr>
          <w:rFonts w:ascii="Meiryo UI" w:eastAsia="Meiryo UI" w:hAnsi="Meiryo UI" w:cs="Meiryo UI" w:hint="eastAsia"/>
          <w:color w:val="000000" w:themeColor="text1"/>
          <w:sz w:val="20"/>
          <w:szCs w:val="20"/>
        </w:rPr>
        <w:t>に示す。</w:t>
      </w:r>
      <w:r w:rsidR="00606A86" w:rsidRPr="00BC4E47">
        <w:rPr>
          <w:rFonts w:ascii="Meiryo UI" w:eastAsia="Meiryo UI" w:hAnsi="Meiryo UI" w:cs="Meiryo UI" w:hint="eastAsia"/>
          <w:color w:val="000000" w:themeColor="text1"/>
          <w:sz w:val="20"/>
          <w:szCs w:val="20"/>
          <w:highlight w:val="cyan"/>
        </w:rPr>
        <w:t>評価対象は図13の</w:t>
      </w:r>
      <w:r w:rsidR="00A501DA" w:rsidRPr="00BC4E47">
        <w:rPr>
          <w:rFonts w:ascii="Meiryo UI" w:eastAsia="Meiryo UI" w:hAnsi="Meiryo UI" w:cs="Meiryo UI" w:hint="eastAsia"/>
          <w:color w:val="000000" w:themeColor="text1"/>
          <w:sz w:val="20"/>
          <w:szCs w:val="20"/>
          <w:highlight w:val="cyan"/>
        </w:rPr>
        <w:t>精度評価用</w:t>
      </w:r>
      <w:r w:rsidR="00606A86" w:rsidRPr="00BC4E47">
        <w:rPr>
          <w:rFonts w:ascii="Meiryo UI" w:eastAsia="Meiryo UI" w:hAnsi="Meiryo UI" w:cs="Meiryo UI" w:hint="eastAsia"/>
          <w:color w:val="000000" w:themeColor="text1"/>
          <w:sz w:val="20"/>
          <w:szCs w:val="20"/>
          <w:highlight w:val="cyan"/>
        </w:rPr>
        <w:t>データ２</w:t>
      </w:r>
      <w:ins w:id="105" w:author="nakasugi tetsuro(中杉 哲郎 ＫＩＣ ○Ｐ技Ｃ)" w:date="2022-08-08T09:31:00Z">
        <w:r w:rsidR="00BC4E47">
          <w:rPr>
            <w:rFonts w:ascii="Meiryo UI" w:eastAsia="Meiryo UI" w:hAnsi="Meiryo UI" w:cs="Meiryo UI" w:hint="eastAsia"/>
            <w:color w:val="000000" w:themeColor="text1"/>
            <w:sz w:val="20"/>
            <w:szCs w:val="20"/>
            <w:highlight w:val="cyan"/>
          </w:rPr>
          <w:t>（未知のデータ）</w:t>
        </w:r>
      </w:ins>
      <w:r w:rsidR="00606A86" w:rsidRPr="00BC4E47">
        <w:rPr>
          <w:rFonts w:ascii="Meiryo UI" w:eastAsia="Meiryo UI" w:hAnsi="Meiryo UI" w:cs="Meiryo UI" w:hint="eastAsia"/>
          <w:color w:val="000000" w:themeColor="text1"/>
          <w:sz w:val="20"/>
          <w:szCs w:val="20"/>
          <w:highlight w:val="cyan"/>
        </w:rPr>
        <w:t>に</w:t>
      </w:r>
      <w:commentRangeStart w:id="106"/>
      <w:r w:rsidR="00606A86" w:rsidRPr="00BC4E47">
        <w:rPr>
          <w:rFonts w:ascii="Meiryo UI" w:eastAsia="Meiryo UI" w:hAnsi="Meiryo UI" w:cs="Meiryo UI" w:hint="eastAsia"/>
          <w:color w:val="000000" w:themeColor="text1"/>
          <w:sz w:val="20"/>
          <w:szCs w:val="20"/>
          <w:highlight w:val="cyan"/>
        </w:rPr>
        <w:t>なる</w:t>
      </w:r>
      <w:commentRangeEnd w:id="106"/>
      <w:r w:rsidR="00BC4E47">
        <w:rPr>
          <w:rStyle w:val="ad"/>
        </w:rPr>
        <w:commentReference w:id="106"/>
      </w:r>
      <w:r w:rsidR="00606A86" w:rsidRPr="00BC4E47">
        <w:rPr>
          <w:rFonts w:ascii="Meiryo UI" w:eastAsia="Meiryo UI" w:hAnsi="Meiryo UI" w:cs="Meiryo UI" w:hint="eastAsia"/>
          <w:color w:val="000000" w:themeColor="text1"/>
          <w:sz w:val="20"/>
          <w:szCs w:val="20"/>
          <w:highlight w:val="cyan"/>
        </w:rPr>
        <w:t>。</w:t>
      </w:r>
    </w:p>
    <w:p w14:paraId="558E4C00" w14:textId="77777777" w:rsidR="00BC4E47" w:rsidRPr="009F128B" w:rsidRDefault="00BC4E47" w:rsidP="00DE533C">
      <w:pPr>
        <w:widowControl/>
        <w:ind w:firstLineChars="100" w:firstLine="200"/>
        <w:jc w:val="left"/>
        <w:rPr>
          <w:rFonts w:ascii="Meiryo UI" w:eastAsia="Meiryo UI" w:hAnsi="Meiryo UI" w:cs="Meiryo UI"/>
          <w:color w:val="000000" w:themeColor="text1"/>
          <w:sz w:val="20"/>
          <w:szCs w:val="20"/>
        </w:rPr>
      </w:pPr>
    </w:p>
    <w:p w14:paraId="03988732" w14:textId="3B850CE3" w:rsidR="00DE533C" w:rsidRDefault="00516FA2" w:rsidP="004E6CA5">
      <w:pPr>
        <w:widowControl/>
        <w:ind w:firstLineChars="100" w:firstLine="210"/>
        <w:jc w:val="center"/>
        <w:rPr>
          <w:rFonts w:ascii="Meiryo UI" w:eastAsia="Meiryo UI" w:hAnsi="Meiryo UI" w:cs="Meiryo UI"/>
          <w:b/>
          <w:color w:val="000000" w:themeColor="text1"/>
          <w:sz w:val="22"/>
          <w:szCs w:val="21"/>
        </w:rPr>
      </w:pPr>
      <w:r>
        <w:rPr>
          <w:noProof/>
        </w:rPr>
        <w:drawing>
          <wp:inline distT="0" distB="0" distL="0" distR="0" wp14:anchorId="7A4C344E" wp14:editId="03EB076C">
            <wp:extent cx="4786008" cy="2419455"/>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99446" cy="2426248"/>
                    </a:xfrm>
                    <a:prstGeom prst="rect">
                      <a:avLst/>
                    </a:prstGeom>
                  </pic:spPr>
                </pic:pic>
              </a:graphicData>
            </a:graphic>
          </wp:inline>
        </w:drawing>
      </w:r>
    </w:p>
    <w:p w14:paraId="16A62B87" w14:textId="17A64BDE" w:rsidR="004E6CA5" w:rsidRPr="00303826" w:rsidRDefault="004E6CA5" w:rsidP="004E6CA5">
      <w:pPr>
        <w:widowControl/>
        <w:ind w:firstLineChars="100" w:firstLine="210"/>
        <w:jc w:val="center"/>
        <w:rPr>
          <w:rFonts w:ascii="Meiryo UI" w:eastAsia="Meiryo UI" w:hAnsi="Meiryo UI" w:cs="Meiryo UI"/>
          <w:b/>
          <w:color w:val="000000" w:themeColor="text1"/>
          <w:sz w:val="22"/>
          <w:szCs w:val="21"/>
        </w:rPr>
      </w:pPr>
      <w:r>
        <w:rPr>
          <w:rFonts w:ascii="Meiryo UI" w:eastAsia="Meiryo UI" w:hAnsi="Meiryo UI" w:cs="Meiryo UI" w:hint="eastAsia"/>
          <w:color w:val="000000" w:themeColor="text1"/>
          <w:szCs w:val="21"/>
        </w:rPr>
        <w:t>図</w:t>
      </w:r>
      <w:r w:rsidR="0078405A">
        <w:rPr>
          <w:rFonts w:ascii="Meiryo UI" w:eastAsia="Meiryo UI" w:hAnsi="Meiryo UI" w:cs="Meiryo UI" w:hint="eastAsia"/>
          <w:color w:val="000000" w:themeColor="text1"/>
          <w:szCs w:val="21"/>
        </w:rPr>
        <w:t>1５</w:t>
      </w:r>
      <w:r>
        <w:rPr>
          <w:rFonts w:ascii="Meiryo UI" w:eastAsia="Meiryo UI" w:hAnsi="Meiryo UI" w:cs="Meiryo UI"/>
          <w:color w:val="000000" w:themeColor="text1"/>
          <w:szCs w:val="21"/>
        </w:rPr>
        <w:t xml:space="preserve">. </w:t>
      </w:r>
      <w:r w:rsidR="00D26D11">
        <w:rPr>
          <w:rFonts w:ascii="Meiryo UI" w:eastAsia="Meiryo UI" w:hAnsi="Meiryo UI" w:cs="Meiryo UI" w:hint="eastAsia"/>
          <w:color w:val="000000" w:themeColor="text1"/>
          <w:szCs w:val="21"/>
        </w:rPr>
        <w:t>学習データで使用していない</w:t>
      </w:r>
      <w:r w:rsidR="00F014EA">
        <w:rPr>
          <w:rFonts w:ascii="Meiryo UI" w:eastAsia="Meiryo UI" w:hAnsi="Meiryo UI" w:cs="Meiryo UI" w:hint="eastAsia"/>
          <w:color w:val="000000" w:themeColor="text1"/>
          <w:szCs w:val="21"/>
        </w:rPr>
        <w:t>フォトマスクの</w:t>
      </w:r>
      <w:r>
        <w:rPr>
          <w:rFonts w:ascii="Meiryo UI" w:eastAsia="Meiryo UI" w:hAnsi="Meiryo UI" w:cs="Meiryo UI" w:hint="eastAsia"/>
          <w:color w:val="000000" w:themeColor="text1"/>
          <w:szCs w:val="21"/>
        </w:rPr>
        <w:t>製品結果と補正後見積もり</w:t>
      </w:r>
    </w:p>
    <w:p w14:paraId="75E74726" w14:textId="357F0E55" w:rsidR="00DD340B" w:rsidRDefault="00DD340B">
      <w:pPr>
        <w:widowControl/>
        <w:jc w:val="left"/>
        <w:rPr>
          <w:rFonts w:ascii="Meiryo UI" w:eastAsia="Meiryo UI" w:hAnsi="Meiryo UI" w:cs="Meiryo UI"/>
          <w:b/>
          <w:color w:val="000000" w:themeColor="text1"/>
          <w:sz w:val="22"/>
          <w:szCs w:val="21"/>
        </w:rPr>
      </w:pPr>
    </w:p>
    <w:p w14:paraId="311991AC" w14:textId="28894C89" w:rsidR="00BC4E47" w:rsidRPr="009F128B" w:rsidRDefault="00BC4E47" w:rsidP="00344CBD">
      <w:pPr>
        <w:widowControl/>
        <w:ind w:firstLineChars="100" w:firstLine="200"/>
        <w:jc w:val="left"/>
        <w:rPr>
          <w:rFonts w:ascii="Meiryo UI" w:eastAsia="Meiryo UI" w:hAnsi="Meiryo UI" w:cs="Meiryo UI"/>
          <w:color w:val="000000" w:themeColor="text1"/>
          <w:sz w:val="20"/>
          <w:szCs w:val="20"/>
        </w:rPr>
      </w:pPr>
      <w:ins w:id="107" w:author="nakasugi tetsuro(中杉 哲郎 ＫＩＣ ○Ｐ技Ｃ)" w:date="2022-08-08T09:30:00Z">
        <w:r>
          <w:rPr>
            <w:rFonts w:ascii="Meiryo UI" w:eastAsia="Meiryo UI" w:hAnsi="Meiryo UI" w:cs="Meiryo UI" w:hint="eastAsia"/>
            <w:color w:val="000000" w:themeColor="text1"/>
            <w:sz w:val="20"/>
            <w:szCs w:val="20"/>
          </w:rPr>
          <w:t>モデル学習に用いた</w:t>
        </w:r>
      </w:ins>
      <w:del w:id="108" w:author="nakasugi tetsuro(中杉 哲郎 ＫＩＣ ○Ｐ技Ｃ)" w:date="2022-08-08T09:30:00Z">
        <w:r w:rsidR="00F014EA" w:rsidRPr="009F128B" w:rsidDel="00BC4E47">
          <w:rPr>
            <w:rFonts w:ascii="Meiryo UI" w:eastAsia="Meiryo UI" w:hAnsi="Meiryo UI" w:cs="Meiryo UI" w:hint="eastAsia"/>
            <w:color w:val="000000" w:themeColor="text1"/>
            <w:sz w:val="20"/>
            <w:szCs w:val="20"/>
          </w:rPr>
          <w:delText>先の</w:delText>
        </w:r>
      </w:del>
      <w:r w:rsidR="00A501DA">
        <w:rPr>
          <w:rFonts w:ascii="Meiryo UI" w:eastAsia="Meiryo UI" w:hAnsi="Meiryo UI" w:cs="Meiryo UI" w:hint="eastAsia"/>
          <w:color w:val="000000" w:themeColor="text1"/>
          <w:sz w:val="20"/>
          <w:szCs w:val="20"/>
        </w:rPr>
        <w:t>精度確認用</w:t>
      </w:r>
      <w:r w:rsidR="00606A86">
        <w:rPr>
          <w:rFonts w:ascii="Meiryo UI" w:eastAsia="Meiryo UI" w:hAnsi="Meiryo UI" w:cs="Meiryo UI" w:hint="eastAsia"/>
          <w:color w:val="000000" w:themeColor="text1"/>
          <w:sz w:val="20"/>
          <w:szCs w:val="20"/>
        </w:rPr>
        <w:t>データ１</w:t>
      </w:r>
      <w:r w:rsidR="00344CBD">
        <w:rPr>
          <w:rFonts w:ascii="Meiryo UI" w:eastAsia="Meiryo UI" w:hAnsi="Meiryo UI" w:cs="Meiryo UI" w:hint="eastAsia"/>
          <w:color w:val="000000" w:themeColor="text1"/>
          <w:sz w:val="20"/>
          <w:szCs w:val="20"/>
        </w:rPr>
        <w:t>（202１/5-2022/2）</w:t>
      </w:r>
      <w:del w:id="109" w:author="nakasugi tetsuro(中杉 哲郎 ＫＩＣ ○Ｐ技Ｃ)" w:date="2022-08-08T09:30:00Z">
        <w:r w:rsidR="00344CBD" w:rsidDel="00BC4E47">
          <w:rPr>
            <w:rFonts w:ascii="Meiryo UI" w:eastAsia="Meiryo UI" w:hAnsi="Meiryo UI" w:cs="Meiryo UI" w:hint="eastAsia"/>
            <w:color w:val="000000" w:themeColor="text1"/>
            <w:sz w:val="20"/>
            <w:szCs w:val="20"/>
          </w:rPr>
          <w:delText>の製品データ</w:delText>
        </w:r>
      </w:del>
      <w:r w:rsidR="00606A86">
        <w:rPr>
          <w:rFonts w:ascii="Meiryo UI" w:eastAsia="Meiryo UI" w:hAnsi="Meiryo UI" w:cs="Meiryo UI" w:hint="eastAsia"/>
          <w:color w:val="000000" w:themeColor="text1"/>
          <w:sz w:val="20"/>
          <w:szCs w:val="20"/>
        </w:rPr>
        <w:t>に対しては寸法精度の改善</w:t>
      </w:r>
      <w:r w:rsidR="00F014EA" w:rsidRPr="009F128B">
        <w:rPr>
          <w:rFonts w:ascii="Meiryo UI" w:eastAsia="Meiryo UI" w:hAnsi="Meiryo UI" w:cs="Meiryo UI" w:hint="eastAsia"/>
          <w:color w:val="000000" w:themeColor="text1"/>
          <w:sz w:val="20"/>
          <w:szCs w:val="20"/>
        </w:rPr>
        <w:t>が見られたのに対して、</w:t>
      </w:r>
      <w:ins w:id="110" w:author="nakasugi tetsuro(中杉 哲郎 ＫＩＣ ○Ｐ技Ｃ)" w:date="2022-08-08T09:29:00Z">
        <w:r>
          <w:rPr>
            <w:rFonts w:ascii="Meiryo UI" w:eastAsia="Meiryo UI" w:hAnsi="Meiryo UI" w:cs="Meiryo UI" w:hint="eastAsia"/>
            <w:color w:val="000000" w:themeColor="text1"/>
            <w:sz w:val="20"/>
            <w:szCs w:val="20"/>
          </w:rPr>
          <w:t>未知のデータにあたる</w:t>
        </w:r>
      </w:ins>
      <w:r w:rsidR="00A501DA">
        <w:rPr>
          <w:rFonts w:ascii="Meiryo UI" w:eastAsia="Meiryo UI" w:hAnsi="Meiryo UI" w:cs="Meiryo UI" w:hint="eastAsia"/>
          <w:color w:val="000000" w:themeColor="text1"/>
          <w:sz w:val="20"/>
          <w:szCs w:val="20"/>
        </w:rPr>
        <w:t>精度確認用</w:t>
      </w:r>
      <w:r w:rsidR="00606A86">
        <w:rPr>
          <w:rFonts w:ascii="Meiryo UI" w:eastAsia="Meiryo UI" w:hAnsi="Meiryo UI" w:cs="Meiryo UI" w:hint="eastAsia"/>
          <w:color w:val="000000" w:themeColor="text1"/>
          <w:sz w:val="20"/>
          <w:szCs w:val="20"/>
        </w:rPr>
        <w:t>データ2</w:t>
      </w:r>
      <w:r w:rsidR="00344CBD">
        <w:rPr>
          <w:rFonts w:ascii="Meiryo UI" w:eastAsia="Meiryo UI" w:hAnsi="Meiryo UI" w:cs="Meiryo UI"/>
          <w:color w:val="000000" w:themeColor="text1"/>
          <w:sz w:val="20"/>
          <w:szCs w:val="20"/>
        </w:rPr>
        <w:t>(2022/2-2022/4)</w:t>
      </w:r>
      <w:del w:id="111" w:author="nakasugi tetsuro(中杉 哲郎 ＫＩＣ ○Ｐ技Ｃ)" w:date="2022-08-08T09:30:00Z">
        <w:r w:rsidR="00344CBD" w:rsidDel="00BC4E47">
          <w:rPr>
            <w:rFonts w:ascii="Meiryo UI" w:eastAsia="Meiryo UI" w:hAnsi="Meiryo UI" w:cs="Meiryo UI" w:hint="eastAsia"/>
            <w:color w:val="000000" w:themeColor="text1"/>
            <w:sz w:val="20"/>
            <w:szCs w:val="20"/>
          </w:rPr>
          <w:delText>の製品データ</w:delText>
        </w:r>
      </w:del>
      <w:r w:rsidR="00606A86">
        <w:rPr>
          <w:rFonts w:ascii="Meiryo UI" w:eastAsia="Meiryo UI" w:hAnsi="Meiryo UI" w:cs="Meiryo UI" w:hint="eastAsia"/>
          <w:color w:val="000000" w:themeColor="text1"/>
          <w:sz w:val="20"/>
          <w:szCs w:val="20"/>
        </w:rPr>
        <w:t>に対しては</w:t>
      </w:r>
      <w:r w:rsidR="00F014EA" w:rsidRPr="009F128B">
        <w:rPr>
          <w:rFonts w:ascii="Meiryo UI" w:eastAsia="Meiryo UI" w:hAnsi="Meiryo UI" w:cs="Meiryo UI" w:hint="eastAsia"/>
          <w:color w:val="000000" w:themeColor="text1"/>
          <w:sz w:val="20"/>
          <w:szCs w:val="20"/>
        </w:rPr>
        <w:t>製品の実績（赤）と</w:t>
      </w:r>
      <w:r w:rsidR="00344CBD">
        <w:rPr>
          <w:rFonts w:ascii="Meiryo UI" w:eastAsia="Meiryo UI" w:hAnsi="Meiryo UI" w:cs="Meiryo UI" w:hint="eastAsia"/>
          <w:color w:val="000000" w:themeColor="text1"/>
          <w:sz w:val="20"/>
          <w:szCs w:val="20"/>
        </w:rPr>
        <w:lastRenderedPageBreak/>
        <w:t>機械学習で</w:t>
      </w:r>
      <w:r w:rsidR="00F014EA" w:rsidRPr="009F128B">
        <w:rPr>
          <w:rFonts w:ascii="Meiryo UI" w:eastAsia="Meiryo UI" w:hAnsi="Meiryo UI" w:cs="Meiryo UI" w:hint="eastAsia"/>
          <w:color w:val="000000" w:themeColor="text1"/>
          <w:sz w:val="20"/>
          <w:szCs w:val="20"/>
        </w:rPr>
        <w:t>予測した寸法値を補正した</w:t>
      </w:r>
      <w:r w:rsidR="00344CBD">
        <w:rPr>
          <w:rFonts w:ascii="Meiryo UI" w:eastAsia="Meiryo UI" w:hAnsi="Meiryo UI" w:cs="Meiryo UI" w:hint="eastAsia"/>
          <w:color w:val="000000" w:themeColor="text1"/>
          <w:sz w:val="20"/>
          <w:szCs w:val="20"/>
        </w:rPr>
        <w:t>見積もり</w:t>
      </w:r>
      <w:r w:rsidR="00F014EA" w:rsidRPr="009F128B">
        <w:rPr>
          <w:rFonts w:ascii="Meiryo UI" w:eastAsia="Meiryo UI" w:hAnsi="Meiryo UI" w:cs="Meiryo UI" w:hint="eastAsia"/>
          <w:color w:val="000000" w:themeColor="text1"/>
          <w:sz w:val="20"/>
          <w:szCs w:val="20"/>
        </w:rPr>
        <w:t>（青）はほとんど変わっていない。むしろ一部のフォトマスクでは現在の製造方法より、寸法分布が劣化していることが分かる。CD Range値の中央値も4.６nm</w:t>
      </w:r>
      <w:r w:rsidR="009F128B">
        <w:rPr>
          <w:rFonts w:ascii="Meiryo UI" w:eastAsia="Meiryo UI" w:hAnsi="Meiryo UI" w:cs="Meiryo UI" w:hint="eastAsia"/>
          <w:color w:val="000000" w:themeColor="text1"/>
          <w:sz w:val="20"/>
          <w:szCs w:val="20"/>
        </w:rPr>
        <w:t>（赤）</w:t>
      </w:r>
      <w:r w:rsidR="00F014EA" w:rsidRPr="009F128B">
        <w:rPr>
          <w:rFonts w:ascii="Meiryo UI" w:eastAsia="Meiryo UI" w:hAnsi="Meiryo UI" w:cs="Meiryo UI" w:hint="eastAsia"/>
          <w:color w:val="000000" w:themeColor="text1"/>
          <w:sz w:val="20"/>
          <w:szCs w:val="20"/>
        </w:rPr>
        <w:t>から4.1nm</w:t>
      </w:r>
      <w:r w:rsidR="009F128B">
        <w:rPr>
          <w:rFonts w:ascii="Meiryo UI" w:eastAsia="Meiryo UI" w:hAnsi="Meiryo UI" w:cs="Meiryo UI" w:hint="eastAsia"/>
          <w:color w:val="000000" w:themeColor="text1"/>
          <w:sz w:val="20"/>
          <w:szCs w:val="20"/>
        </w:rPr>
        <w:t>（青）</w:t>
      </w:r>
      <w:r w:rsidR="000D645F" w:rsidRPr="009F128B">
        <w:rPr>
          <w:rFonts w:ascii="Meiryo UI" w:eastAsia="Meiryo UI" w:hAnsi="Meiryo UI" w:cs="Meiryo UI" w:hint="eastAsia"/>
          <w:color w:val="000000" w:themeColor="text1"/>
          <w:sz w:val="20"/>
          <w:szCs w:val="20"/>
        </w:rPr>
        <w:t>と</w:t>
      </w:r>
      <w:r w:rsidR="00F014EA" w:rsidRPr="009F128B">
        <w:rPr>
          <w:rFonts w:ascii="Meiryo UI" w:eastAsia="Meiryo UI" w:hAnsi="Meiryo UI" w:cs="Meiryo UI" w:hint="eastAsia"/>
          <w:color w:val="000000" w:themeColor="text1"/>
          <w:sz w:val="20"/>
          <w:szCs w:val="20"/>
        </w:rPr>
        <w:t>改善が見られない結果とな</w:t>
      </w:r>
      <w:ins w:id="112" w:author="nakasugi tetsuro(中杉 哲郎 ＫＩＣ ○Ｐ技Ｃ)" w:date="2022-08-08T09:33:00Z">
        <w:r>
          <w:rPr>
            <w:rFonts w:ascii="Meiryo UI" w:eastAsia="Meiryo UI" w:hAnsi="Meiryo UI" w:cs="Meiryo UI" w:hint="eastAsia"/>
            <w:color w:val="000000" w:themeColor="text1"/>
            <w:sz w:val="20"/>
            <w:szCs w:val="20"/>
          </w:rPr>
          <w:t>り、</w:t>
        </w:r>
      </w:ins>
      <w:del w:id="113" w:author="nakasugi tetsuro(中杉 哲郎 ＫＩＣ ○Ｐ技Ｃ)" w:date="2022-08-08T09:33:00Z">
        <w:r w:rsidR="00F014EA" w:rsidRPr="009F128B" w:rsidDel="00BC4E47">
          <w:rPr>
            <w:rFonts w:ascii="Meiryo UI" w:eastAsia="Meiryo UI" w:hAnsi="Meiryo UI" w:cs="Meiryo UI" w:hint="eastAsia"/>
            <w:color w:val="000000" w:themeColor="text1"/>
            <w:sz w:val="20"/>
            <w:szCs w:val="20"/>
          </w:rPr>
          <w:delText>った。</w:delText>
        </w:r>
      </w:del>
      <w:ins w:id="114" w:author="nakasugi tetsuro(中杉 哲郎 ＫＩＣ ○Ｐ技Ｃ)" w:date="2022-08-08T09:32:00Z">
        <w:r>
          <w:rPr>
            <w:rFonts w:ascii="Meiryo UI" w:eastAsia="Meiryo UI" w:hAnsi="Meiryo UI" w:cs="Meiryo UI" w:hint="eastAsia"/>
            <w:color w:val="000000" w:themeColor="text1"/>
            <w:sz w:val="20"/>
            <w:szCs w:val="20"/>
          </w:rPr>
          <w:t>4-1で述べた</w:t>
        </w:r>
        <w:r w:rsidRPr="009F128B">
          <w:rPr>
            <w:rFonts w:ascii="Meiryo UI" w:eastAsia="Meiryo UI" w:hAnsi="Meiryo UI" w:hint="eastAsia"/>
            <w:sz w:val="20"/>
            <w:szCs w:val="20"/>
          </w:rPr>
          <w:t>過学習</w:t>
        </w:r>
      </w:ins>
      <w:ins w:id="115" w:author="nakasugi tetsuro(中杉 哲郎 ＫＩＣ ○Ｐ技Ｃ)" w:date="2022-08-08T09:34:00Z">
        <w:r w:rsidR="003919D2">
          <w:rPr>
            <w:rFonts w:ascii="Meiryo UI" w:eastAsia="Meiryo UI" w:hAnsi="Meiryo UI" w:hint="eastAsia"/>
            <w:sz w:val="20"/>
            <w:szCs w:val="20"/>
          </w:rPr>
          <w:t>の状態</w:t>
        </w:r>
      </w:ins>
      <w:ins w:id="116" w:author="nakasugi tetsuro(中杉 哲郎 ＫＩＣ ○Ｐ技Ｃ)" w:date="2022-08-08T09:33:00Z">
        <w:r>
          <w:rPr>
            <w:rFonts w:ascii="Meiryo UI" w:eastAsia="Meiryo UI" w:hAnsi="Meiryo UI" w:hint="eastAsia"/>
            <w:sz w:val="20"/>
            <w:szCs w:val="20"/>
          </w:rPr>
          <w:t>（</w:t>
        </w:r>
      </w:ins>
      <w:ins w:id="117" w:author="nakasugi tetsuro(中杉 哲郎 ＫＩＣ ○Ｐ技Ｃ)" w:date="2022-08-08T09:32:00Z">
        <w:r w:rsidRPr="009F128B">
          <w:rPr>
            <w:rFonts w:ascii="Meiryo UI" w:eastAsia="Meiryo UI" w:hAnsi="Meiryo UI" w:hint="eastAsia"/>
            <w:sz w:val="20"/>
            <w:szCs w:val="20"/>
          </w:rPr>
          <w:t>学習データに対して極端な忠実性を持つ一方、未学習のデータに対して予測が外れている状態</w:t>
        </w:r>
      </w:ins>
      <w:ins w:id="118" w:author="nakasugi tetsuro(中杉 哲郎 ＫＩＣ ○Ｐ技Ｃ)" w:date="2022-08-08T09:33:00Z">
        <w:r>
          <w:rPr>
            <w:rFonts w:ascii="Meiryo UI" w:eastAsia="Meiryo UI" w:hAnsi="Meiryo UI" w:hint="eastAsia"/>
            <w:sz w:val="20"/>
            <w:szCs w:val="20"/>
          </w:rPr>
          <w:t>）を示している</w:t>
        </w:r>
      </w:ins>
      <w:ins w:id="119" w:author="nakasugi tetsuro(中杉 哲郎 ＫＩＣ ○Ｐ技Ｃ)" w:date="2022-08-08T09:32:00Z">
        <w:r w:rsidRPr="009F128B">
          <w:rPr>
            <w:rFonts w:ascii="Meiryo UI" w:eastAsia="Meiryo UI" w:hAnsi="Meiryo UI" w:hint="eastAsia"/>
            <w:sz w:val="20"/>
            <w:szCs w:val="20"/>
          </w:rPr>
          <w:t>。</w:t>
        </w:r>
      </w:ins>
    </w:p>
    <w:p w14:paraId="4F02132C" w14:textId="77777777" w:rsidR="00734B18" w:rsidRDefault="00734B18" w:rsidP="00F014EA">
      <w:pPr>
        <w:widowControl/>
        <w:ind w:firstLineChars="100" w:firstLine="210"/>
        <w:jc w:val="left"/>
        <w:rPr>
          <w:rFonts w:ascii="Meiryo UI" w:eastAsia="Meiryo UI" w:hAnsi="Meiryo UI" w:cs="Meiryo UI"/>
          <w:color w:val="000000" w:themeColor="text1"/>
          <w:szCs w:val="21"/>
        </w:rPr>
      </w:pPr>
    </w:p>
    <w:p w14:paraId="2F0A53A1" w14:textId="313FA4D6" w:rsidR="00734B18" w:rsidRDefault="0078405A" w:rsidP="00734B18">
      <w:pPr>
        <w:pStyle w:val="20"/>
        <w:rPr>
          <w:rFonts w:ascii="Meiryo UI" w:eastAsia="Meiryo UI" w:hAnsi="Meiryo UI"/>
        </w:rPr>
      </w:pPr>
      <w:r>
        <w:rPr>
          <w:rFonts w:ascii="Meiryo UI" w:eastAsia="Meiryo UI" w:hAnsi="Meiryo UI" w:hint="eastAsia"/>
        </w:rPr>
        <w:t>4-3</w:t>
      </w:r>
      <w:r w:rsidR="00734B18" w:rsidRPr="002223D0">
        <w:rPr>
          <w:rFonts w:ascii="Meiryo UI" w:eastAsia="Meiryo UI" w:hAnsi="Meiryo UI" w:hint="eastAsia"/>
        </w:rPr>
        <w:t xml:space="preserve">　</w:t>
      </w:r>
      <w:r w:rsidR="003478FF">
        <w:rPr>
          <w:rFonts w:ascii="Meiryo UI" w:eastAsia="Meiryo UI" w:hAnsi="Meiryo UI" w:hint="eastAsia"/>
        </w:rPr>
        <w:t>原因分析</w:t>
      </w:r>
    </w:p>
    <w:p w14:paraId="12659713" w14:textId="6A7D7FB9" w:rsidR="0078405A" w:rsidRPr="0078405A" w:rsidRDefault="003478FF" w:rsidP="0078405A">
      <w:pPr>
        <w:ind w:firstLineChars="100" w:firstLine="200"/>
        <w:rPr>
          <w:rFonts w:ascii="Meiryo UI" w:eastAsia="Meiryo UI" w:hAnsi="Meiryo UI" w:cs="Meiryo UI"/>
          <w:color w:val="000000" w:themeColor="text1"/>
          <w:sz w:val="20"/>
          <w:szCs w:val="20"/>
        </w:rPr>
      </w:pPr>
      <w:r>
        <w:rPr>
          <w:rFonts w:ascii="Meiryo UI" w:eastAsia="Meiryo UI" w:hAnsi="Meiryo UI" w:cs="Meiryo UI" w:hint="eastAsia"/>
          <w:color w:val="000000" w:themeColor="text1"/>
          <w:sz w:val="20"/>
          <w:szCs w:val="20"/>
        </w:rPr>
        <w:t>原因分析</w:t>
      </w:r>
      <w:r w:rsidR="0078405A">
        <w:rPr>
          <w:rFonts w:ascii="Meiryo UI" w:eastAsia="Meiryo UI" w:hAnsi="Meiryo UI" w:cs="Meiryo UI" w:hint="eastAsia"/>
          <w:color w:val="000000" w:themeColor="text1"/>
          <w:sz w:val="20"/>
          <w:szCs w:val="20"/>
        </w:rPr>
        <w:t>のため</w:t>
      </w:r>
      <w:ins w:id="120" w:author="nakasugi tetsuro(中杉 哲郎 ＫＩＣ ○Ｐ技Ｃ)" w:date="2022-08-08T09:35:00Z">
        <w:r w:rsidR="003919D2">
          <w:rPr>
            <w:rFonts w:ascii="Meiryo UI" w:eastAsia="Meiryo UI" w:hAnsi="Meiryo UI" w:cs="Meiryo UI" w:hint="eastAsia"/>
            <w:color w:val="000000" w:themeColor="text1"/>
            <w:sz w:val="20"/>
            <w:szCs w:val="20"/>
          </w:rPr>
          <w:t>、</w:t>
        </w:r>
      </w:ins>
      <w:r w:rsidR="005F5898">
        <w:rPr>
          <w:rFonts w:ascii="Meiryo UI" w:eastAsia="Meiryo UI" w:hAnsi="Meiryo UI" w:cs="Meiryo UI" w:hint="eastAsia"/>
          <w:color w:val="000000" w:themeColor="text1"/>
          <w:sz w:val="20"/>
          <w:szCs w:val="20"/>
        </w:rPr>
        <w:t>4-1</w:t>
      </w:r>
      <w:r w:rsidR="00606A86">
        <w:rPr>
          <w:rFonts w:ascii="Meiryo UI" w:eastAsia="Meiryo UI" w:hAnsi="Meiryo UI" w:cs="Meiryo UI" w:hint="eastAsia"/>
          <w:color w:val="000000" w:themeColor="text1"/>
          <w:sz w:val="20"/>
          <w:szCs w:val="20"/>
        </w:rPr>
        <w:t>の</w:t>
      </w:r>
      <w:ins w:id="121" w:author="nakasugi tetsuro(中杉 哲郎 ＫＩＣ ○Ｐ技Ｃ)" w:date="2022-08-08T09:34:00Z">
        <w:r w:rsidR="003919D2">
          <w:rPr>
            <w:rFonts w:ascii="Meiryo UI" w:eastAsia="Meiryo UI" w:hAnsi="Meiryo UI" w:cs="Meiryo UI" w:hint="eastAsia"/>
            <w:color w:val="000000" w:themeColor="text1"/>
            <w:sz w:val="20"/>
            <w:szCs w:val="20"/>
          </w:rPr>
          <w:t>モデル学習</w:t>
        </w:r>
      </w:ins>
      <w:del w:id="122" w:author="nakasugi tetsuro(中杉 哲郎 ＫＩＣ ○Ｐ技Ｃ)" w:date="2022-08-08T09:34:00Z">
        <w:r w:rsidR="00606A86" w:rsidDel="003919D2">
          <w:rPr>
            <w:rFonts w:ascii="Meiryo UI" w:eastAsia="Meiryo UI" w:hAnsi="Meiryo UI" w:cs="Meiryo UI" w:hint="eastAsia"/>
            <w:color w:val="000000" w:themeColor="text1"/>
            <w:sz w:val="20"/>
            <w:szCs w:val="20"/>
          </w:rPr>
          <w:delText>実験</w:delText>
        </w:r>
      </w:del>
      <w:r w:rsidR="00606A86">
        <w:rPr>
          <w:rFonts w:ascii="Meiryo UI" w:eastAsia="Meiryo UI" w:hAnsi="Meiryo UI" w:cs="Meiryo UI" w:hint="eastAsia"/>
          <w:color w:val="000000" w:themeColor="text1"/>
          <w:sz w:val="20"/>
          <w:szCs w:val="20"/>
        </w:rPr>
        <w:t>の際に</w:t>
      </w:r>
      <w:del w:id="123" w:author="nakasugi tetsuro(中杉 哲郎 ＫＩＣ ○Ｐ技Ｃ)" w:date="2022-08-08T09:34:00Z">
        <w:r w:rsidR="00606A86" w:rsidDel="003919D2">
          <w:rPr>
            <w:rFonts w:ascii="Meiryo UI" w:eastAsia="Meiryo UI" w:hAnsi="Meiryo UI" w:cs="Meiryo UI" w:hint="eastAsia"/>
            <w:color w:val="000000" w:themeColor="text1"/>
            <w:sz w:val="20"/>
            <w:szCs w:val="20"/>
          </w:rPr>
          <w:delText>機械学習</w:delText>
        </w:r>
        <w:r w:rsidR="00D26D11" w:rsidDel="003919D2">
          <w:rPr>
            <w:rFonts w:ascii="Meiryo UI" w:eastAsia="Meiryo UI" w:hAnsi="Meiryo UI" w:cs="Meiryo UI" w:hint="eastAsia"/>
            <w:color w:val="000000" w:themeColor="text1"/>
            <w:sz w:val="20"/>
            <w:szCs w:val="20"/>
          </w:rPr>
          <w:delText>で</w:delText>
        </w:r>
      </w:del>
      <w:r w:rsidR="00606A86">
        <w:rPr>
          <w:rFonts w:ascii="Meiryo UI" w:eastAsia="Meiryo UI" w:hAnsi="Meiryo UI" w:cs="Meiryo UI" w:hint="eastAsia"/>
          <w:color w:val="000000" w:themeColor="text1"/>
          <w:sz w:val="20"/>
          <w:szCs w:val="20"/>
        </w:rPr>
        <w:t>利用した</w:t>
      </w:r>
      <w:r w:rsidR="00D26D11">
        <w:rPr>
          <w:rFonts w:ascii="Meiryo UI" w:eastAsia="Meiryo UI" w:hAnsi="Meiryo UI" w:cs="Meiryo UI" w:hint="eastAsia"/>
          <w:color w:val="000000" w:themeColor="text1"/>
          <w:sz w:val="20"/>
          <w:szCs w:val="20"/>
        </w:rPr>
        <w:t>データと予想するデータの関係性を図16に示す</w:t>
      </w:r>
      <w:ins w:id="124" w:author="nakasugi tetsuro(中杉 哲郎 ＫＩＣ ○Ｐ技Ｃ)" w:date="2022-08-08T09:35:00Z">
        <w:r w:rsidR="003919D2">
          <w:rPr>
            <w:rFonts w:ascii="Meiryo UI" w:eastAsia="Meiryo UI" w:hAnsi="Meiryo UI" w:cs="Meiryo UI" w:hint="eastAsia"/>
            <w:color w:val="000000" w:themeColor="text1"/>
            <w:sz w:val="20"/>
            <w:szCs w:val="20"/>
          </w:rPr>
          <w:t>ように整理した</w:t>
        </w:r>
      </w:ins>
      <w:r w:rsidR="00D26D11">
        <w:rPr>
          <w:rFonts w:ascii="Meiryo UI" w:eastAsia="Meiryo UI" w:hAnsi="Meiryo UI" w:cs="Meiryo UI" w:hint="eastAsia"/>
          <w:color w:val="000000" w:themeColor="text1"/>
          <w:sz w:val="20"/>
          <w:szCs w:val="20"/>
        </w:rPr>
        <w:t>。</w:t>
      </w:r>
    </w:p>
    <w:p w14:paraId="39F6EE91" w14:textId="5F575971" w:rsidR="005F5898" w:rsidRDefault="00D26D11" w:rsidP="005F5898">
      <w:pPr>
        <w:widowControl/>
        <w:ind w:firstLineChars="100" w:firstLine="210"/>
        <w:jc w:val="center"/>
        <w:rPr>
          <w:rFonts w:ascii="Meiryo UI" w:eastAsia="Meiryo UI" w:hAnsi="Meiryo UI" w:cs="Meiryo UI"/>
          <w:color w:val="000000" w:themeColor="text1"/>
          <w:szCs w:val="21"/>
        </w:rPr>
      </w:pPr>
      <w:r>
        <w:rPr>
          <w:noProof/>
        </w:rPr>
        <w:drawing>
          <wp:inline distT="0" distB="0" distL="0" distR="0" wp14:anchorId="350F25FC" wp14:editId="610D4DB0">
            <wp:extent cx="5400040" cy="3561715"/>
            <wp:effectExtent l="0" t="0" r="0" b="63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561715"/>
                    </a:xfrm>
                    <a:prstGeom prst="rect">
                      <a:avLst/>
                    </a:prstGeom>
                  </pic:spPr>
                </pic:pic>
              </a:graphicData>
            </a:graphic>
          </wp:inline>
        </w:drawing>
      </w:r>
    </w:p>
    <w:p w14:paraId="5E42BFEE" w14:textId="0FF292FC" w:rsidR="00734B18" w:rsidRDefault="005F5898" w:rsidP="005F5898">
      <w:pPr>
        <w:widowControl/>
        <w:ind w:firstLineChars="100" w:firstLine="210"/>
        <w:jc w:val="center"/>
        <w:rPr>
          <w:rFonts w:ascii="Meiryo UI" w:eastAsia="Meiryo UI" w:hAnsi="Meiryo UI" w:cs="Meiryo UI"/>
          <w:color w:val="000000" w:themeColor="text1"/>
          <w:szCs w:val="21"/>
        </w:rPr>
      </w:pPr>
      <w:r>
        <w:rPr>
          <w:rFonts w:ascii="Meiryo UI" w:eastAsia="Meiryo UI" w:hAnsi="Meiryo UI" w:cs="Meiryo UI" w:hint="eastAsia"/>
          <w:color w:val="000000" w:themeColor="text1"/>
          <w:szCs w:val="21"/>
        </w:rPr>
        <w:t>図</w:t>
      </w:r>
      <w:r w:rsidR="00D26D11">
        <w:rPr>
          <w:rFonts w:ascii="Meiryo UI" w:eastAsia="Meiryo UI" w:hAnsi="Meiryo UI" w:cs="Meiryo UI" w:hint="eastAsia"/>
          <w:color w:val="000000" w:themeColor="text1"/>
          <w:szCs w:val="21"/>
        </w:rPr>
        <w:t>16</w:t>
      </w:r>
      <w:r w:rsidR="00734B18">
        <w:rPr>
          <w:rFonts w:ascii="Meiryo UI" w:eastAsia="Meiryo UI" w:hAnsi="Meiryo UI" w:cs="Meiryo UI"/>
          <w:color w:val="000000" w:themeColor="text1"/>
          <w:szCs w:val="21"/>
        </w:rPr>
        <w:t xml:space="preserve">. </w:t>
      </w:r>
      <w:r w:rsidR="000D645F">
        <w:rPr>
          <w:rFonts w:ascii="Meiryo UI" w:eastAsia="Meiryo UI" w:hAnsi="Meiryo UI" w:cs="Meiryo UI" w:hint="eastAsia"/>
          <w:color w:val="000000" w:themeColor="text1"/>
          <w:szCs w:val="21"/>
        </w:rPr>
        <w:t xml:space="preserve">1st </w:t>
      </w:r>
      <w:r w:rsidR="00734B18">
        <w:rPr>
          <w:rFonts w:ascii="Meiryo UI" w:eastAsia="Meiryo UI" w:hAnsi="Meiryo UI" w:cs="Meiryo UI" w:hint="eastAsia"/>
          <w:color w:val="000000" w:themeColor="text1"/>
          <w:szCs w:val="21"/>
        </w:rPr>
        <w:t>Trial</w:t>
      </w:r>
      <w:r w:rsidR="00D26D11">
        <w:rPr>
          <w:rFonts w:ascii="Meiryo UI" w:eastAsia="Meiryo UI" w:hAnsi="Meiryo UI" w:cs="Meiryo UI" w:hint="eastAsia"/>
          <w:color w:val="000000" w:themeColor="text1"/>
          <w:szCs w:val="21"/>
        </w:rPr>
        <w:t>モデルと予測データの関係</w:t>
      </w:r>
    </w:p>
    <w:p w14:paraId="71138750" w14:textId="77777777" w:rsidR="00734B18" w:rsidRDefault="00734B18" w:rsidP="00734B18">
      <w:pPr>
        <w:widowControl/>
        <w:ind w:firstLineChars="100" w:firstLine="210"/>
        <w:jc w:val="left"/>
        <w:rPr>
          <w:rFonts w:ascii="Meiryo UI" w:eastAsia="Meiryo UI" w:hAnsi="Meiryo UI" w:cs="Meiryo UI"/>
          <w:color w:val="000000" w:themeColor="text1"/>
          <w:szCs w:val="21"/>
        </w:rPr>
      </w:pPr>
    </w:p>
    <w:p w14:paraId="47B48DCB" w14:textId="49E382A7" w:rsidR="00606A86" w:rsidDel="0019185C" w:rsidRDefault="003919D2" w:rsidP="000D645F">
      <w:pPr>
        <w:widowControl/>
        <w:ind w:firstLineChars="100" w:firstLine="200"/>
        <w:jc w:val="left"/>
        <w:rPr>
          <w:del w:id="125" w:author="nakasugi tetsuro(中杉 哲郎 ＫＩＣ ○Ｐ技Ｃ)" w:date="2022-08-08T09:38:00Z"/>
          <w:rFonts w:ascii="Meiryo UI" w:eastAsia="Meiryo UI" w:hAnsi="Meiryo UI" w:cs="Meiryo UI"/>
          <w:color w:val="000000" w:themeColor="text1"/>
          <w:sz w:val="20"/>
          <w:szCs w:val="20"/>
        </w:rPr>
      </w:pPr>
      <w:ins w:id="126" w:author="nakasugi tetsuro(中杉 哲郎 ＫＩＣ ○Ｐ技Ｃ)" w:date="2022-08-08T09:35:00Z">
        <w:r>
          <w:rPr>
            <w:rFonts w:ascii="Meiryo UI" w:eastAsia="Meiryo UI" w:hAnsi="Meiryo UI" w:cs="Meiryo UI" w:hint="eastAsia"/>
            <w:color w:val="000000" w:themeColor="text1"/>
            <w:sz w:val="20"/>
            <w:szCs w:val="20"/>
          </w:rPr>
          <w:t>図16から、</w:t>
        </w:r>
      </w:ins>
      <w:del w:id="127" w:author="nakasugi tetsuro(中杉 哲郎 ＫＩＣ ○Ｐ技Ｃ)" w:date="2022-08-08T09:35:00Z">
        <w:r w:rsidR="00734B18" w:rsidRPr="00E03FD9" w:rsidDel="003919D2">
          <w:rPr>
            <w:rFonts w:ascii="Meiryo UI" w:eastAsia="Meiryo UI" w:hAnsi="Meiryo UI" w:cs="Meiryo UI" w:hint="eastAsia"/>
            <w:color w:val="000000" w:themeColor="text1"/>
            <w:sz w:val="20"/>
            <w:szCs w:val="20"/>
          </w:rPr>
          <w:delText>このデータ</w:delText>
        </w:r>
        <w:r w:rsidR="00D26D11" w:rsidDel="003919D2">
          <w:rPr>
            <w:rFonts w:ascii="Meiryo UI" w:eastAsia="Meiryo UI" w:hAnsi="Meiryo UI" w:cs="Meiryo UI" w:hint="eastAsia"/>
            <w:color w:val="000000" w:themeColor="text1"/>
            <w:sz w:val="20"/>
            <w:szCs w:val="20"/>
          </w:rPr>
          <w:delText>の関係図で</w:delText>
        </w:r>
        <w:r w:rsidR="000D645F" w:rsidRPr="00E03FD9" w:rsidDel="003919D2">
          <w:rPr>
            <w:rFonts w:ascii="Meiryo UI" w:eastAsia="Meiryo UI" w:hAnsi="Meiryo UI" w:cs="Meiryo UI" w:hint="eastAsia"/>
            <w:color w:val="000000" w:themeColor="text1"/>
            <w:sz w:val="20"/>
            <w:szCs w:val="20"/>
          </w:rPr>
          <w:delText>は</w:delText>
        </w:r>
      </w:del>
      <w:r w:rsidR="000D645F" w:rsidRPr="00E03FD9">
        <w:rPr>
          <w:rFonts w:ascii="Meiryo UI" w:eastAsia="Meiryo UI" w:hAnsi="Meiryo UI" w:cs="Meiryo UI" w:hint="eastAsia"/>
          <w:color w:val="000000" w:themeColor="text1"/>
          <w:sz w:val="20"/>
          <w:szCs w:val="20"/>
        </w:rPr>
        <w:t>２つの問題点が</w:t>
      </w:r>
      <w:ins w:id="128" w:author="nakasugi tetsuro(中杉 哲郎 ＫＩＣ ○Ｐ技Ｃ)" w:date="2022-08-08T09:36:00Z">
        <w:r>
          <w:rPr>
            <w:rFonts w:ascii="Meiryo UI" w:eastAsia="Meiryo UI" w:hAnsi="Meiryo UI" w:cs="Meiryo UI" w:hint="eastAsia"/>
            <w:color w:val="000000" w:themeColor="text1"/>
            <w:sz w:val="20"/>
            <w:szCs w:val="20"/>
          </w:rPr>
          <w:t>浮かび上がった</w:t>
        </w:r>
      </w:ins>
      <w:del w:id="129" w:author="nakasugi tetsuro(中杉 哲郎 ＫＩＣ ○Ｐ技Ｃ)" w:date="2022-08-08T09:36:00Z">
        <w:r w:rsidR="000D645F" w:rsidRPr="00E03FD9" w:rsidDel="003919D2">
          <w:rPr>
            <w:rFonts w:ascii="Meiryo UI" w:eastAsia="Meiryo UI" w:hAnsi="Meiryo UI" w:cs="Meiryo UI" w:hint="eastAsia"/>
            <w:color w:val="000000" w:themeColor="text1"/>
            <w:sz w:val="20"/>
            <w:szCs w:val="20"/>
          </w:rPr>
          <w:delText>ある</w:delText>
        </w:r>
      </w:del>
      <w:r w:rsidR="000D645F" w:rsidRPr="00E03FD9">
        <w:rPr>
          <w:rFonts w:ascii="Meiryo UI" w:eastAsia="Meiryo UI" w:hAnsi="Meiryo UI" w:cs="Meiryo UI" w:hint="eastAsia"/>
          <w:color w:val="000000" w:themeColor="text1"/>
          <w:sz w:val="20"/>
          <w:szCs w:val="20"/>
        </w:rPr>
        <w:t>。</w:t>
      </w:r>
      <w:ins w:id="130" w:author="nakasugi tetsuro(中杉 哲郎 ＫＩＣ ○Ｐ技Ｃ)" w:date="2022-08-08T09:36:00Z">
        <w:r w:rsidR="0019185C">
          <w:rPr>
            <w:rFonts w:ascii="Meiryo UI" w:eastAsia="Meiryo UI" w:hAnsi="Meiryo UI" w:cs="Meiryo UI" w:hint="eastAsia"/>
            <w:color w:val="000000" w:themeColor="text1"/>
            <w:sz w:val="20"/>
            <w:szCs w:val="20"/>
          </w:rPr>
          <w:t>図14の予測では、</w:t>
        </w:r>
      </w:ins>
      <w:del w:id="131" w:author="nakasugi tetsuro(中杉 哲郎 ＫＩＣ ○Ｐ技Ｃ)" w:date="2022-08-08T09:36:00Z">
        <w:r w:rsidR="000D645F" w:rsidRPr="00E03FD9" w:rsidDel="0019185C">
          <w:rPr>
            <w:rFonts w:ascii="Meiryo UI" w:eastAsia="Meiryo UI" w:hAnsi="Meiryo UI" w:cs="Meiryo UI" w:hint="eastAsia"/>
            <w:color w:val="000000" w:themeColor="text1"/>
            <w:sz w:val="20"/>
            <w:szCs w:val="20"/>
          </w:rPr>
          <w:delText>一つは</w:delText>
        </w:r>
      </w:del>
      <w:r w:rsidR="000D645F" w:rsidRPr="00E03FD9">
        <w:rPr>
          <w:rFonts w:ascii="Meiryo UI" w:eastAsia="Meiryo UI" w:hAnsi="Meiryo UI" w:cs="Meiryo UI" w:hint="eastAsia"/>
          <w:color w:val="000000" w:themeColor="text1"/>
          <w:sz w:val="20"/>
          <w:szCs w:val="20"/>
        </w:rPr>
        <w:t>予測する対象を別のモデルで</w:t>
      </w:r>
      <w:r w:rsidR="00734B18" w:rsidRPr="00E03FD9">
        <w:rPr>
          <w:rFonts w:ascii="Meiryo UI" w:eastAsia="Meiryo UI" w:hAnsi="Meiryo UI" w:cs="Meiryo UI" w:hint="eastAsia"/>
          <w:color w:val="000000" w:themeColor="text1"/>
          <w:sz w:val="20"/>
          <w:szCs w:val="20"/>
        </w:rPr>
        <w:t>学習に使っていることである。</w:t>
      </w:r>
      <w:ins w:id="132" w:author="nakasugi tetsuro(中杉 哲郎 ＫＩＣ ○Ｐ技Ｃ)" w:date="2022-08-08T09:36:00Z">
        <w:r w:rsidR="0019185C">
          <w:rPr>
            <w:rFonts w:ascii="Meiryo UI" w:eastAsia="Meiryo UI" w:hAnsi="Meiryo UI" w:cs="Meiryo UI" w:hint="eastAsia"/>
            <w:color w:val="000000" w:themeColor="text1"/>
            <w:sz w:val="20"/>
            <w:szCs w:val="20"/>
          </w:rPr>
          <w:t>例えば、fold3</w:t>
        </w:r>
      </w:ins>
      <w:ins w:id="133" w:author="nakasugi tetsuro(中杉 哲郎 ＫＩＣ ○Ｐ技Ｃ)" w:date="2022-08-08T09:37:00Z">
        <w:r w:rsidR="0019185C">
          <w:rPr>
            <w:rFonts w:ascii="Meiryo UI" w:eastAsia="Meiryo UI" w:hAnsi="Meiryo UI" w:cs="Meiryo UI" w:hint="eastAsia"/>
            <w:color w:val="000000" w:themeColor="text1"/>
            <w:sz w:val="20"/>
            <w:szCs w:val="20"/>
          </w:rPr>
          <w:t>で検証に用いた左から3番目のデータグループは、他のfold（1,2,4,5</w:t>
        </w:r>
        <w:r w:rsidR="0019185C">
          <w:rPr>
            <w:rFonts w:ascii="Meiryo UI" w:eastAsia="Meiryo UI" w:hAnsi="Meiryo UI" w:cs="Meiryo UI"/>
            <w:color w:val="000000" w:themeColor="text1"/>
            <w:sz w:val="20"/>
            <w:szCs w:val="20"/>
          </w:rPr>
          <w:t>）</w:t>
        </w:r>
        <w:r w:rsidR="0019185C">
          <w:rPr>
            <w:rFonts w:ascii="Meiryo UI" w:eastAsia="Meiryo UI" w:hAnsi="Meiryo UI" w:cs="Meiryo UI" w:hint="eastAsia"/>
            <w:color w:val="000000" w:themeColor="text1"/>
            <w:sz w:val="20"/>
            <w:szCs w:val="20"/>
          </w:rPr>
          <w:t>では学習に使用している。</w:t>
        </w:r>
      </w:ins>
      <w:r w:rsidR="00606A86">
        <w:rPr>
          <w:rFonts w:ascii="Meiryo UI" w:eastAsia="Meiryo UI" w:hAnsi="Meiryo UI" w:cs="Meiryo UI" w:hint="eastAsia"/>
          <w:color w:val="000000" w:themeColor="text1"/>
          <w:sz w:val="20"/>
          <w:szCs w:val="20"/>
        </w:rPr>
        <w:t>予測すべきデータを</w:t>
      </w:r>
      <w:r w:rsidR="00F8467B" w:rsidRPr="00E03FD9">
        <w:rPr>
          <w:rFonts w:ascii="Meiryo UI" w:eastAsia="Meiryo UI" w:hAnsi="Meiryo UI" w:cs="Meiryo UI" w:hint="eastAsia"/>
          <w:color w:val="000000" w:themeColor="text1"/>
          <w:sz w:val="20"/>
          <w:szCs w:val="20"/>
        </w:rPr>
        <w:t>学習</w:t>
      </w:r>
      <w:r w:rsidR="00606A86">
        <w:rPr>
          <w:rFonts w:ascii="Meiryo UI" w:eastAsia="Meiryo UI" w:hAnsi="Meiryo UI" w:cs="Meiryo UI" w:hint="eastAsia"/>
          <w:color w:val="000000" w:themeColor="text1"/>
          <w:sz w:val="20"/>
          <w:szCs w:val="20"/>
        </w:rPr>
        <w:t>に利用</w:t>
      </w:r>
      <w:r w:rsidR="00F8467B" w:rsidRPr="00E03FD9">
        <w:rPr>
          <w:rFonts w:ascii="Meiryo UI" w:eastAsia="Meiryo UI" w:hAnsi="Meiryo UI" w:cs="Meiryo UI" w:hint="eastAsia"/>
          <w:color w:val="000000" w:themeColor="text1"/>
          <w:sz w:val="20"/>
          <w:szCs w:val="20"/>
        </w:rPr>
        <w:t>しているため、すでに学習したデータの</w:t>
      </w:r>
      <w:r w:rsidR="00734B18" w:rsidRPr="00E03FD9">
        <w:rPr>
          <w:rFonts w:ascii="Meiryo UI" w:eastAsia="Meiryo UI" w:hAnsi="Meiryo UI" w:cs="Meiryo UI" w:hint="eastAsia"/>
          <w:color w:val="000000" w:themeColor="text1"/>
          <w:sz w:val="20"/>
          <w:szCs w:val="20"/>
        </w:rPr>
        <w:t>予測精度は良くなるが、未知のデータに対して予測精度が低くなる</w:t>
      </w:r>
      <w:ins w:id="134" w:author="nakasugi tetsuro(中杉 哲郎 ＫＩＣ ○Ｐ技Ｃ)" w:date="2022-08-08T09:37:00Z">
        <w:r w:rsidR="0019185C">
          <w:rPr>
            <w:rFonts w:ascii="Meiryo UI" w:eastAsia="Meiryo UI" w:hAnsi="Meiryo UI" w:cs="Meiryo UI" w:hint="eastAsia"/>
            <w:color w:val="000000" w:themeColor="text1"/>
            <w:sz w:val="20"/>
            <w:szCs w:val="20"/>
          </w:rPr>
          <w:t>過学習が</w:t>
        </w:r>
      </w:ins>
      <w:ins w:id="135" w:author="nakasugi tetsuro(中杉 哲郎 ＫＩＣ ○Ｐ技Ｃ)" w:date="2022-08-08T09:38:00Z">
        <w:r w:rsidR="0019185C">
          <w:rPr>
            <w:rFonts w:ascii="Meiryo UI" w:eastAsia="Meiryo UI" w:hAnsi="Meiryo UI" w:cs="Meiryo UI" w:hint="eastAsia"/>
            <w:color w:val="000000" w:themeColor="text1"/>
            <w:sz w:val="20"/>
            <w:szCs w:val="20"/>
          </w:rPr>
          <w:t>起こり易</w:t>
        </w:r>
      </w:ins>
      <w:ins w:id="136" w:author="nakasugi tetsuro(中杉 哲郎 ＫＩＣ ○Ｐ技Ｃ)" w:date="2022-08-08T09:37:00Z">
        <w:r w:rsidR="0019185C">
          <w:rPr>
            <w:rFonts w:ascii="Meiryo UI" w:eastAsia="Meiryo UI" w:hAnsi="Meiryo UI" w:cs="Meiryo UI" w:hint="eastAsia"/>
            <w:color w:val="000000" w:themeColor="text1"/>
            <w:sz w:val="20"/>
            <w:szCs w:val="20"/>
          </w:rPr>
          <w:t>い</w:t>
        </w:r>
      </w:ins>
      <w:ins w:id="137" w:author="nakasugi tetsuro(中杉 哲郎 ＫＩＣ ○Ｐ技Ｃ)" w:date="2022-08-08T09:38:00Z">
        <w:r w:rsidR="0019185C">
          <w:rPr>
            <w:rFonts w:ascii="Meiryo UI" w:eastAsia="Meiryo UI" w:hAnsi="Meiryo UI" w:cs="Meiryo UI" w:hint="eastAsia"/>
            <w:color w:val="000000" w:themeColor="text1"/>
            <w:sz w:val="20"/>
            <w:szCs w:val="20"/>
          </w:rPr>
          <w:t>。</w:t>
        </w:r>
      </w:ins>
      <w:del w:id="138" w:author="nakasugi tetsuro(中杉 哲郎 ＫＩＣ ○Ｐ技Ｃ)" w:date="2022-08-08T09:38:00Z">
        <w:r w:rsidR="00734B18" w:rsidRPr="00E03FD9" w:rsidDel="0019185C">
          <w:rPr>
            <w:rFonts w:ascii="Meiryo UI" w:eastAsia="Meiryo UI" w:hAnsi="Meiryo UI" w:cs="Meiryo UI" w:hint="eastAsia"/>
            <w:color w:val="000000" w:themeColor="text1"/>
            <w:sz w:val="20"/>
            <w:szCs w:val="20"/>
          </w:rPr>
          <w:delText>という</w:delText>
        </w:r>
        <w:r w:rsidR="00555172" w:rsidRPr="00E03FD9" w:rsidDel="0019185C">
          <w:rPr>
            <w:rFonts w:ascii="Meiryo UI" w:eastAsia="Meiryo UI" w:hAnsi="Meiryo UI" w:cs="Meiryo UI" w:hint="eastAsia"/>
            <w:color w:val="000000" w:themeColor="text1"/>
            <w:sz w:val="20"/>
            <w:szCs w:val="20"/>
          </w:rPr>
          <w:delText>ことが起きる。</w:delText>
        </w:r>
        <w:r w:rsidR="00872ED3" w:rsidDel="0019185C">
          <w:rPr>
            <w:rFonts w:ascii="Meiryo UI" w:eastAsia="Meiryo UI" w:hAnsi="Meiryo UI" w:cs="Meiryo UI" w:hint="eastAsia"/>
            <w:color w:val="000000" w:themeColor="text1"/>
            <w:sz w:val="20"/>
            <w:szCs w:val="20"/>
          </w:rPr>
          <w:delText>結果、</w:delText>
        </w:r>
        <w:r w:rsidR="00606A86" w:rsidDel="0019185C">
          <w:rPr>
            <w:rFonts w:ascii="Meiryo UI" w:eastAsia="Meiryo UI" w:hAnsi="Meiryo UI" w:cs="Meiryo UI" w:hint="eastAsia"/>
            <w:color w:val="000000" w:themeColor="text1"/>
            <w:sz w:val="20"/>
            <w:szCs w:val="20"/>
          </w:rPr>
          <w:delText>図14</w:delText>
        </w:r>
        <w:r w:rsidR="00872ED3" w:rsidDel="0019185C">
          <w:rPr>
            <w:rFonts w:ascii="Meiryo UI" w:eastAsia="Meiryo UI" w:hAnsi="Meiryo UI" w:cs="Meiryo UI" w:hint="eastAsia"/>
            <w:color w:val="000000" w:themeColor="text1"/>
            <w:sz w:val="20"/>
            <w:szCs w:val="20"/>
          </w:rPr>
          <w:delText>で示したように</w:delText>
        </w:r>
        <w:r w:rsidR="00606A86" w:rsidDel="0019185C">
          <w:rPr>
            <w:rFonts w:ascii="Meiryo UI" w:eastAsia="Meiryo UI" w:hAnsi="Meiryo UI" w:cs="Meiryo UI" w:hint="eastAsia"/>
            <w:color w:val="000000" w:themeColor="text1"/>
            <w:sz w:val="20"/>
            <w:szCs w:val="20"/>
          </w:rPr>
          <w:delText>予測すべきデータが事前の学習で使われているため、過剰に予想が合</w:delText>
        </w:r>
        <w:r w:rsidR="00A501DA" w:rsidDel="0019185C">
          <w:rPr>
            <w:rFonts w:ascii="Meiryo UI" w:eastAsia="Meiryo UI" w:hAnsi="Meiryo UI" w:cs="Meiryo UI" w:hint="eastAsia"/>
            <w:color w:val="000000" w:themeColor="text1"/>
            <w:sz w:val="20"/>
            <w:szCs w:val="20"/>
          </w:rPr>
          <w:delText>う</w:delText>
        </w:r>
        <w:r w:rsidR="00606A86" w:rsidDel="0019185C">
          <w:rPr>
            <w:rFonts w:ascii="Meiryo UI" w:eastAsia="Meiryo UI" w:hAnsi="Meiryo UI" w:cs="Meiryo UI" w:hint="eastAsia"/>
            <w:color w:val="000000" w:themeColor="text1"/>
            <w:sz w:val="20"/>
            <w:szCs w:val="20"/>
          </w:rPr>
          <w:delText>結果になった。</w:delText>
        </w:r>
      </w:del>
    </w:p>
    <w:p w14:paraId="7575AD57" w14:textId="4E64852D" w:rsidR="00734B18" w:rsidRPr="00E03FD9" w:rsidRDefault="00E03FD9" w:rsidP="0019185C">
      <w:pPr>
        <w:widowControl/>
        <w:ind w:firstLineChars="100" w:firstLine="200"/>
        <w:jc w:val="left"/>
        <w:rPr>
          <w:rFonts w:ascii="Meiryo UI" w:eastAsia="Meiryo UI" w:hAnsi="Meiryo UI" w:cs="Meiryo UI"/>
          <w:color w:val="000000" w:themeColor="text1"/>
          <w:sz w:val="20"/>
          <w:szCs w:val="20"/>
        </w:rPr>
      </w:pPr>
      <w:r w:rsidRPr="00E03FD9">
        <w:rPr>
          <w:rFonts w:ascii="Meiryo UI" w:eastAsia="Meiryo UI" w:hAnsi="Meiryo UI" w:cs="Meiryo UI" w:hint="eastAsia"/>
          <w:color w:val="000000" w:themeColor="text1"/>
          <w:sz w:val="20"/>
          <w:szCs w:val="20"/>
        </w:rPr>
        <w:t>もう一つは本来知りえない未来のデータを使ってモデルを学習</w:t>
      </w:r>
      <w:r w:rsidR="00555172" w:rsidRPr="00E03FD9">
        <w:rPr>
          <w:rFonts w:ascii="Meiryo UI" w:eastAsia="Meiryo UI" w:hAnsi="Meiryo UI" w:cs="Meiryo UI" w:hint="eastAsia"/>
          <w:color w:val="000000" w:themeColor="text1"/>
          <w:sz w:val="20"/>
          <w:szCs w:val="20"/>
        </w:rPr>
        <w:t>していることである。具体的には</w:t>
      </w:r>
      <w:r w:rsidR="00734B18" w:rsidRPr="00E03FD9">
        <w:rPr>
          <w:rFonts w:ascii="Meiryo UI" w:eastAsia="Meiryo UI" w:hAnsi="Meiryo UI" w:cs="Meiryo UI" w:hint="eastAsia"/>
          <w:color w:val="000000" w:themeColor="text1"/>
          <w:sz w:val="20"/>
          <w:szCs w:val="20"/>
        </w:rPr>
        <w:t>fold1</w:t>
      </w:r>
      <w:r w:rsidR="00F8467B" w:rsidRPr="00E03FD9">
        <w:rPr>
          <w:rFonts w:ascii="Meiryo UI" w:eastAsia="Meiryo UI" w:hAnsi="Meiryo UI" w:cs="Meiryo UI" w:hint="eastAsia"/>
          <w:color w:val="000000" w:themeColor="text1"/>
          <w:sz w:val="20"/>
          <w:szCs w:val="20"/>
        </w:rPr>
        <w:t>以外</w:t>
      </w:r>
      <w:r w:rsidR="00734B18" w:rsidRPr="00E03FD9">
        <w:rPr>
          <w:rFonts w:ascii="Meiryo UI" w:eastAsia="Meiryo UI" w:hAnsi="Meiryo UI" w:cs="Meiryo UI" w:hint="eastAsia"/>
          <w:color w:val="000000" w:themeColor="text1"/>
          <w:sz w:val="20"/>
          <w:szCs w:val="20"/>
        </w:rPr>
        <w:t>で</w:t>
      </w:r>
      <w:r w:rsidR="00555172" w:rsidRPr="00E03FD9">
        <w:rPr>
          <w:rFonts w:ascii="Meiryo UI" w:eastAsia="Meiryo UI" w:hAnsi="Meiryo UI" w:cs="Meiryo UI" w:hint="eastAsia"/>
          <w:color w:val="000000" w:themeColor="text1"/>
          <w:sz w:val="20"/>
          <w:szCs w:val="20"/>
        </w:rPr>
        <w:t>は未来の学習データを使って、過去の検証データの評価をおこなっている点である</w:t>
      </w:r>
      <w:r w:rsidR="00734B18" w:rsidRPr="00E03FD9">
        <w:rPr>
          <w:rFonts w:ascii="Meiryo UI" w:eastAsia="Meiryo UI" w:hAnsi="Meiryo UI" w:cs="Meiryo UI" w:hint="eastAsia"/>
          <w:color w:val="000000" w:themeColor="text1"/>
          <w:sz w:val="20"/>
          <w:szCs w:val="20"/>
        </w:rPr>
        <w:t>。</w:t>
      </w:r>
      <w:r w:rsidR="00555172" w:rsidRPr="00E03FD9">
        <w:rPr>
          <w:rFonts w:ascii="Meiryo UI" w:eastAsia="Meiryo UI" w:hAnsi="Meiryo UI" w:cs="Meiryo UI" w:hint="eastAsia"/>
          <w:color w:val="000000" w:themeColor="text1"/>
          <w:sz w:val="20"/>
          <w:szCs w:val="20"/>
        </w:rPr>
        <w:t>過去と未来が分かっている状態では、現在のフォトマスク寸法の予測が良くなりすぎる現象が起きる。これはデータのリークとよばれ</w:t>
      </w:r>
      <w:r>
        <w:rPr>
          <w:rFonts w:ascii="Meiryo UI" w:eastAsia="Meiryo UI" w:hAnsi="Meiryo UI" w:cs="Meiryo UI" w:hint="eastAsia"/>
          <w:color w:val="000000" w:themeColor="text1"/>
          <w:sz w:val="20"/>
          <w:szCs w:val="20"/>
        </w:rPr>
        <w:t>る現象で</w:t>
      </w:r>
      <w:r w:rsidR="00555172" w:rsidRPr="00E03FD9">
        <w:rPr>
          <w:rFonts w:ascii="Meiryo UI" w:eastAsia="Meiryo UI" w:hAnsi="Meiryo UI" w:cs="Meiryo UI" w:hint="eastAsia"/>
          <w:color w:val="000000" w:themeColor="text1"/>
          <w:sz w:val="20"/>
          <w:szCs w:val="20"/>
        </w:rPr>
        <w:t>、</w:t>
      </w:r>
      <w:r w:rsidRPr="00E03FD9">
        <w:rPr>
          <w:rFonts w:ascii="Meiryo UI" w:eastAsia="Meiryo UI" w:hAnsi="Meiryo UI" w:cs="Meiryo UI" w:hint="eastAsia"/>
          <w:color w:val="000000" w:themeColor="text1"/>
          <w:sz w:val="20"/>
          <w:szCs w:val="20"/>
        </w:rPr>
        <w:t>評価段階で</w:t>
      </w:r>
      <w:r>
        <w:rPr>
          <w:rFonts w:ascii="Meiryo UI" w:eastAsia="Meiryo UI" w:hAnsi="Meiryo UI" w:cs="Meiryo UI" w:hint="eastAsia"/>
          <w:color w:val="000000" w:themeColor="text1"/>
          <w:sz w:val="20"/>
          <w:szCs w:val="20"/>
        </w:rPr>
        <w:t>は</w:t>
      </w:r>
      <w:r w:rsidRPr="00E03FD9">
        <w:rPr>
          <w:rFonts w:ascii="Meiryo UI" w:eastAsia="Meiryo UI" w:hAnsi="Meiryo UI" w:cs="Meiryo UI" w:hint="eastAsia"/>
          <w:color w:val="000000" w:themeColor="text1"/>
          <w:sz w:val="20"/>
          <w:szCs w:val="20"/>
        </w:rPr>
        <w:t>モデルの性能化過大</w:t>
      </w:r>
      <w:r>
        <w:rPr>
          <w:rFonts w:ascii="Meiryo UI" w:eastAsia="Meiryo UI" w:hAnsi="Meiryo UI" w:cs="Meiryo UI" w:hint="eastAsia"/>
          <w:color w:val="000000" w:themeColor="text1"/>
          <w:sz w:val="20"/>
          <w:szCs w:val="20"/>
        </w:rPr>
        <w:t>に</w:t>
      </w:r>
      <w:r w:rsidRPr="00E03FD9">
        <w:rPr>
          <w:rFonts w:ascii="Meiryo UI" w:eastAsia="Meiryo UI" w:hAnsi="Meiryo UI" w:cs="Meiryo UI" w:hint="eastAsia"/>
          <w:color w:val="000000" w:themeColor="text1"/>
          <w:sz w:val="20"/>
          <w:szCs w:val="20"/>
        </w:rPr>
        <w:t>評価されるが、実際に運用する</w:t>
      </w:r>
      <w:r>
        <w:rPr>
          <w:rFonts w:ascii="Meiryo UI" w:eastAsia="Meiryo UI" w:hAnsi="Meiryo UI" w:cs="Meiryo UI" w:hint="eastAsia"/>
          <w:color w:val="000000" w:themeColor="text1"/>
          <w:sz w:val="20"/>
          <w:szCs w:val="20"/>
        </w:rPr>
        <w:t>段階になると性能が上がらない原因となる。機械学習では</w:t>
      </w:r>
      <w:r w:rsidR="00F8467B" w:rsidRPr="00E03FD9">
        <w:rPr>
          <w:rFonts w:ascii="Meiryo UI" w:eastAsia="Meiryo UI" w:hAnsi="Meiryo UI" w:cs="Meiryo UI" w:hint="eastAsia"/>
          <w:color w:val="000000" w:themeColor="text1"/>
          <w:sz w:val="20"/>
          <w:szCs w:val="20"/>
        </w:rPr>
        <w:t>このようなリークが起きないようにデータを</w:t>
      </w:r>
      <w:r w:rsidR="000D645F" w:rsidRPr="00E03FD9">
        <w:rPr>
          <w:rFonts w:ascii="Meiryo UI" w:eastAsia="Meiryo UI" w:hAnsi="Meiryo UI" w:cs="Meiryo UI" w:hint="eastAsia"/>
          <w:color w:val="000000" w:themeColor="text1"/>
          <w:sz w:val="20"/>
          <w:szCs w:val="20"/>
        </w:rPr>
        <w:t>準備</w:t>
      </w:r>
      <w:r w:rsidR="00F8467B" w:rsidRPr="00E03FD9">
        <w:rPr>
          <w:rFonts w:ascii="Meiryo UI" w:eastAsia="Meiryo UI" w:hAnsi="Meiryo UI" w:cs="Meiryo UI" w:hint="eastAsia"/>
          <w:color w:val="000000" w:themeColor="text1"/>
          <w:sz w:val="20"/>
          <w:szCs w:val="20"/>
        </w:rPr>
        <w:t>することが必要である。</w:t>
      </w:r>
      <w:ins w:id="139" w:author="nakasugi tetsuro(中杉 哲郎 ＫＩＣ ○Ｐ技Ｃ)" w:date="2022-08-08T09:38:00Z">
        <w:r w:rsidR="0019185C">
          <w:rPr>
            <w:rFonts w:ascii="Meiryo UI" w:eastAsia="Meiryo UI" w:hAnsi="Meiryo UI" w:cs="Meiryo UI" w:hint="eastAsia"/>
            <w:color w:val="000000" w:themeColor="text1"/>
            <w:sz w:val="20"/>
            <w:szCs w:val="20"/>
          </w:rPr>
          <w:t>このため、</w:t>
        </w:r>
      </w:ins>
      <w:r w:rsidR="00734B18" w:rsidRPr="00E03FD9">
        <w:rPr>
          <w:rFonts w:ascii="Meiryo UI" w:eastAsia="Meiryo UI" w:hAnsi="Meiryo UI" w:cs="Meiryo UI" w:hint="eastAsia"/>
          <w:color w:val="000000" w:themeColor="text1"/>
          <w:sz w:val="20"/>
          <w:szCs w:val="20"/>
        </w:rPr>
        <w:t>図</w:t>
      </w:r>
      <w:r w:rsidR="00D26D11">
        <w:rPr>
          <w:rFonts w:ascii="Meiryo UI" w:eastAsia="Meiryo UI" w:hAnsi="Meiryo UI" w:cs="Meiryo UI" w:hint="eastAsia"/>
          <w:color w:val="000000" w:themeColor="text1"/>
          <w:sz w:val="20"/>
          <w:szCs w:val="20"/>
        </w:rPr>
        <w:t>17</w:t>
      </w:r>
      <w:r w:rsidR="00734B18" w:rsidRPr="00E03FD9">
        <w:rPr>
          <w:rFonts w:ascii="Meiryo UI" w:eastAsia="Meiryo UI" w:hAnsi="Meiryo UI" w:cs="Meiryo UI" w:hint="eastAsia"/>
          <w:color w:val="000000" w:themeColor="text1"/>
          <w:sz w:val="20"/>
          <w:szCs w:val="20"/>
        </w:rPr>
        <w:t>に</w:t>
      </w:r>
      <w:r w:rsidR="00F8467B" w:rsidRPr="00E03FD9">
        <w:rPr>
          <w:rFonts w:ascii="Meiryo UI" w:eastAsia="Meiryo UI" w:hAnsi="Meiryo UI" w:cs="Meiryo UI" w:hint="eastAsia"/>
          <w:color w:val="000000" w:themeColor="text1"/>
          <w:sz w:val="20"/>
          <w:szCs w:val="20"/>
        </w:rPr>
        <w:t>データ</w:t>
      </w:r>
      <w:r>
        <w:rPr>
          <w:rFonts w:ascii="Meiryo UI" w:eastAsia="Meiryo UI" w:hAnsi="Meiryo UI" w:cs="Meiryo UI" w:hint="eastAsia"/>
          <w:color w:val="000000" w:themeColor="text1"/>
          <w:sz w:val="20"/>
          <w:szCs w:val="20"/>
        </w:rPr>
        <w:t>の</w:t>
      </w:r>
      <w:r w:rsidR="00F8467B" w:rsidRPr="00E03FD9">
        <w:rPr>
          <w:rFonts w:ascii="Meiryo UI" w:eastAsia="Meiryo UI" w:hAnsi="Meiryo UI" w:cs="Meiryo UI" w:hint="eastAsia"/>
          <w:color w:val="000000" w:themeColor="text1"/>
          <w:sz w:val="20"/>
          <w:szCs w:val="20"/>
        </w:rPr>
        <w:t>リークを避けた</w:t>
      </w:r>
      <w:r w:rsidR="00734B18" w:rsidRPr="00E03FD9">
        <w:rPr>
          <w:rFonts w:ascii="Meiryo UI" w:eastAsia="Meiryo UI" w:hAnsi="Meiryo UI" w:cs="Meiryo UI" w:hint="eastAsia"/>
          <w:color w:val="000000" w:themeColor="text1"/>
          <w:sz w:val="20"/>
          <w:szCs w:val="20"/>
        </w:rPr>
        <w:t>検証データ</w:t>
      </w:r>
      <w:r w:rsidR="00F8467B" w:rsidRPr="00E03FD9">
        <w:rPr>
          <w:rFonts w:ascii="Meiryo UI" w:eastAsia="Meiryo UI" w:hAnsi="Meiryo UI" w:cs="Meiryo UI" w:hint="eastAsia"/>
          <w:color w:val="000000" w:themeColor="text1"/>
          <w:sz w:val="20"/>
          <w:szCs w:val="20"/>
        </w:rPr>
        <w:t>の</w:t>
      </w:r>
      <w:r w:rsidR="00734B18" w:rsidRPr="00E03FD9">
        <w:rPr>
          <w:rFonts w:ascii="Meiryo UI" w:eastAsia="Meiryo UI" w:hAnsi="Meiryo UI" w:cs="Meiryo UI" w:hint="eastAsia"/>
          <w:color w:val="000000" w:themeColor="text1"/>
          <w:sz w:val="20"/>
          <w:szCs w:val="20"/>
        </w:rPr>
        <w:t>作成方法を</w:t>
      </w:r>
      <w:ins w:id="140" w:author="nakasugi tetsuro(中杉 哲郎 ＫＩＣ ○Ｐ技Ｃ)" w:date="2022-08-08T09:39:00Z">
        <w:r w:rsidR="0019185C">
          <w:rPr>
            <w:rFonts w:ascii="Meiryo UI" w:eastAsia="Meiryo UI" w:hAnsi="Meiryo UI" w:cs="Meiryo UI" w:hint="eastAsia"/>
            <w:color w:val="000000" w:themeColor="text1"/>
            <w:sz w:val="20"/>
            <w:szCs w:val="20"/>
          </w:rPr>
          <w:t>考案した</w:t>
        </w:r>
      </w:ins>
      <w:del w:id="141" w:author="nakasugi tetsuro(中杉 哲郎 ＫＩＣ ○Ｐ技Ｃ)" w:date="2022-08-08T09:39:00Z">
        <w:r w:rsidR="00734B18" w:rsidRPr="00E03FD9" w:rsidDel="0019185C">
          <w:rPr>
            <w:rFonts w:ascii="Meiryo UI" w:eastAsia="Meiryo UI" w:hAnsi="Meiryo UI" w:cs="Meiryo UI" w:hint="eastAsia"/>
            <w:color w:val="000000" w:themeColor="text1"/>
            <w:sz w:val="20"/>
            <w:szCs w:val="20"/>
          </w:rPr>
          <w:delText>示す</w:delText>
        </w:r>
      </w:del>
      <w:r w:rsidR="00734B18" w:rsidRPr="00E03FD9">
        <w:rPr>
          <w:rFonts w:ascii="Meiryo UI" w:eastAsia="Meiryo UI" w:hAnsi="Meiryo UI" w:cs="Meiryo UI" w:hint="eastAsia"/>
          <w:color w:val="000000" w:themeColor="text1"/>
          <w:sz w:val="20"/>
          <w:szCs w:val="20"/>
        </w:rPr>
        <w:t>。</w:t>
      </w:r>
    </w:p>
    <w:p w14:paraId="68E24536" w14:textId="510A5372" w:rsidR="00F8467B" w:rsidRDefault="00F8467B" w:rsidP="00F8467B">
      <w:pPr>
        <w:widowControl/>
        <w:ind w:firstLineChars="100" w:firstLine="210"/>
        <w:jc w:val="center"/>
        <w:rPr>
          <w:rFonts w:ascii="Meiryo UI" w:eastAsia="Meiryo UI" w:hAnsi="Meiryo UI" w:cs="Meiryo UI"/>
          <w:color w:val="000000" w:themeColor="text1"/>
          <w:szCs w:val="21"/>
        </w:rPr>
      </w:pPr>
      <w:r>
        <w:rPr>
          <w:noProof/>
        </w:rPr>
        <w:lastRenderedPageBreak/>
        <w:drawing>
          <wp:inline distT="0" distB="0" distL="0" distR="0" wp14:anchorId="14302372" wp14:editId="407D5A68">
            <wp:extent cx="4649821" cy="2333659"/>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7984" cy="2337756"/>
                    </a:xfrm>
                    <a:prstGeom prst="rect">
                      <a:avLst/>
                    </a:prstGeom>
                  </pic:spPr>
                </pic:pic>
              </a:graphicData>
            </a:graphic>
          </wp:inline>
        </w:drawing>
      </w:r>
    </w:p>
    <w:p w14:paraId="3EB14826" w14:textId="094D5071" w:rsidR="00734B18" w:rsidRDefault="00F8467B" w:rsidP="00F8467B">
      <w:pPr>
        <w:widowControl/>
        <w:ind w:firstLineChars="100" w:firstLine="210"/>
        <w:jc w:val="center"/>
        <w:rPr>
          <w:rFonts w:ascii="Meiryo UI" w:eastAsia="Meiryo UI" w:hAnsi="Meiryo UI" w:cs="Meiryo UI"/>
          <w:color w:val="000000" w:themeColor="text1"/>
          <w:szCs w:val="21"/>
        </w:rPr>
      </w:pPr>
      <w:r>
        <w:rPr>
          <w:rFonts w:ascii="Meiryo UI" w:eastAsia="Meiryo UI" w:hAnsi="Meiryo UI" w:cs="Meiryo UI" w:hint="eastAsia"/>
          <w:color w:val="000000" w:themeColor="text1"/>
          <w:szCs w:val="21"/>
        </w:rPr>
        <w:t>図</w:t>
      </w:r>
      <w:r w:rsidR="00D26D11">
        <w:rPr>
          <w:rFonts w:ascii="Meiryo UI" w:eastAsia="Meiryo UI" w:hAnsi="Meiryo UI" w:cs="Meiryo UI" w:hint="eastAsia"/>
          <w:color w:val="000000" w:themeColor="text1"/>
          <w:szCs w:val="21"/>
        </w:rPr>
        <w:t>17</w:t>
      </w:r>
      <w:r>
        <w:rPr>
          <w:rFonts w:ascii="Meiryo UI" w:eastAsia="Meiryo UI" w:hAnsi="Meiryo UI" w:cs="Meiryo UI"/>
          <w:color w:val="000000" w:themeColor="text1"/>
          <w:szCs w:val="21"/>
        </w:rPr>
        <w:t xml:space="preserve">. </w:t>
      </w:r>
      <w:r>
        <w:rPr>
          <w:rFonts w:ascii="Meiryo UI" w:eastAsia="Meiryo UI" w:hAnsi="Meiryo UI" w:cs="Meiryo UI" w:hint="eastAsia"/>
          <w:color w:val="000000" w:themeColor="text1"/>
          <w:szCs w:val="21"/>
        </w:rPr>
        <w:t>リークを回避した学習データと検証データの分割方法（時系列データ）</w:t>
      </w:r>
    </w:p>
    <w:p w14:paraId="588FF6F1" w14:textId="77777777" w:rsidR="00F8467B" w:rsidRPr="00F8467B" w:rsidRDefault="00F8467B" w:rsidP="00734B18">
      <w:pPr>
        <w:widowControl/>
        <w:ind w:firstLineChars="100" w:firstLine="210"/>
        <w:jc w:val="left"/>
        <w:rPr>
          <w:rFonts w:ascii="Meiryo UI" w:eastAsia="Meiryo UI" w:hAnsi="Meiryo UI" w:cs="Meiryo UI"/>
          <w:color w:val="000000" w:themeColor="text1"/>
          <w:szCs w:val="21"/>
        </w:rPr>
      </w:pPr>
    </w:p>
    <w:p w14:paraId="1ED6B72B" w14:textId="4DBD3987" w:rsidR="00F8467B" w:rsidRPr="00E03FD9" w:rsidRDefault="00F8467B" w:rsidP="00F8467B">
      <w:pPr>
        <w:widowControl/>
        <w:ind w:firstLineChars="100" w:firstLine="200"/>
        <w:jc w:val="left"/>
        <w:rPr>
          <w:rFonts w:ascii="Meiryo UI" w:eastAsia="Meiryo UI" w:hAnsi="Meiryo UI" w:cs="Meiryo UI"/>
          <w:color w:val="000000" w:themeColor="text1"/>
          <w:sz w:val="20"/>
          <w:szCs w:val="20"/>
        </w:rPr>
      </w:pPr>
      <w:r w:rsidRPr="00E03FD9">
        <w:rPr>
          <w:rFonts w:ascii="Meiryo UI" w:eastAsia="Meiryo UI" w:hAnsi="Meiryo UI" w:cs="Meiryo UI" w:hint="eastAsia"/>
          <w:color w:val="000000" w:themeColor="text1"/>
          <w:sz w:val="20"/>
          <w:szCs w:val="20"/>
        </w:rPr>
        <w:t>図</w:t>
      </w:r>
      <w:r w:rsidR="00D26D11">
        <w:rPr>
          <w:rFonts w:ascii="Meiryo UI" w:eastAsia="Meiryo UI" w:hAnsi="Meiryo UI" w:cs="Meiryo UI" w:hint="eastAsia"/>
          <w:color w:val="000000" w:themeColor="text1"/>
          <w:sz w:val="20"/>
          <w:szCs w:val="20"/>
        </w:rPr>
        <w:t>17</w:t>
      </w:r>
      <w:r w:rsidR="00E03FD9" w:rsidRPr="00E03FD9">
        <w:rPr>
          <w:rFonts w:ascii="Meiryo UI" w:eastAsia="Meiryo UI" w:hAnsi="Meiryo UI" w:cs="Meiryo UI" w:hint="eastAsia"/>
          <w:color w:val="000000" w:themeColor="text1"/>
          <w:sz w:val="20"/>
          <w:szCs w:val="20"/>
        </w:rPr>
        <w:t>で</w:t>
      </w:r>
      <w:r w:rsidRPr="00E03FD9">
        <w:rPr>
          <w:rFonts w:ascii="Meiryo UI" w:eastAsia="Meiryo UI" w:hAnsi="Meiryo UI" w:cs="Meiryo UI" w:hint="eastAsia"/>
          <w:color w:val="000000" w:themeColor="text1"/>
          <w:sz w:val="20"/>
          <w:szCs w:val="20"/>
        </w:rPr>
        <w:t>は全データを9個のサブグループに分けて、検証データより過去の学習データだけを</w:t>
      </w:r>
      <w:r w:rsidR="00E03FD9" w:rsidRPr="00E03FD9">
        <w:rPr>
          <w:rFonts w:ascii="Meiryo UI" w:eastAsia="Meiryo UI" w:hAnsi="Meiryo UI" w:cs="Meiryo UI" w:hint="eastAsia"/>
          <w:color w:val="000000" w:themeColor="text1"/>
          <w:sz w:val="20"/>
          <w:szCs w:val="20"/>
        </w:rPr>
        <w:t>使って学習</w:t>
      </w:r>
      <w:r w:rsidRPr="00E03FD9">
        <w:rPr>
          <w:rFonts w:ascii="Meiryo UI" w:eastAsia="Meiryo UI" w:hAnsi="Meiryo UI" w:cs="Meiryo UI" w:hint="eastAsia"/>
          <w:color w:val="000000" w:themeColor="text1"/>
          <w:sz w:val="20"/>
          <w:szCs w:val="20"/>
        </w:rPr>
        <w:t>する方法</w:t>
      </w:r>
      <w:r w:rsidR="00E03FD9" w:rsidRPr="00E03FD9">
        <w:rPr>
          <w:rFonts w:ascii="Meiryo UI" w:eastAsia="Meiryo UI" w:hAnsi="Meiryo UI" w:cs="Meiryo UI" w:hint="eastAsia"/>
          <w:color w:val="000000" w:themeColor="text1"/>
          <w:sz w:val="20"/>
          <w:szCs w:val="20"/>
        </w:rPr>
        <w:t>が示されている</w:t>
      </w:r>
      <w:r w:rsidR="00E03FD9">
        <w:rPr>
          <w:rFonts w:ascii="Meiryo UI" w:eastAsia="Meiryo UI" w:hAnsi="Meiryo UI" w:cs="Meiryo UI" w:hint="eastAsia"/>
          <w:color w:val="000000" w:themeColor="text1"/>
          <w:sz w:val="20"/>
          <w:szCs w:val="20"/>
        </w:rPr>
        <w:t>。このような検証データを用いることで</w:t>
      </w:r>
      <w:r w:rsidRPr="00E03FD9">
        <w:rPr>
          <w:rFonts w:ascii="Meiryo UI" w:eastAsia="Meiryo UI" w:hAnsi="Meiryo UI" w:cs="Meiryo UI" w:hint="eastAsia"/>
          <w:color w:val="000000" w:themeColor="text1"/>
          <w:sz w:val="20"/>
          <w:szCs w:val="20"/>
        </w:rPr>
        <w:t>、より一般的で現実の運用に適したモデルを作成することができる。</w:t>
      </w:r>
    </w:p>
    <w:p w14:paraId="11FABBB5" w14:textId="2430F42E" w:rsidR="00734B18" w:rsidRPr="00E03FD9" w:rsidRDefault="000D645F" w:rsidP="00734B18">
      <w:pPr>
        <w:widowControl/>
        <w:ind w:firstLineChars="100" w:firstLine="200"/>
        <w:jc w:val="left"/>
        <w:rPr>
          <w:rFonts w:ascii="Meiryo UI" w:eastAsia="Meiryo UI" w:hAnsi="Meiryo UI" w:cs="Meiryo UI"/>
          <w:color w:val="000000" w:themeColor="text1"/>
          <w:sz w:val="20"/>
          <w:szCs w:val="20"/>
        </w:rPr>
      </w:pPr>
      <w:r w:rsidRPr="00E03FD9">
        <w:rPr>
          <w:rFonts w:ascii="Meiryo UI" w:eastAsia="Meiryo UI" w:hAnsi="Meiryo UI" w:cs="Meiryo UI" w:hint="eastAsia"/>
          <w:color w:val="000000" w:themeColor="text1"/>
          <w:sz w:val="20"/>
          <w:szCs w:val="20"/>
        </w:rPr>
        <w:t>このように検証データを準備して再度</w:t>
      </w:r>
      <w:r w:rsidR="00114FAE">
        <w:rPr>
          <w:rFonts w:ascii="Meiryo UI" w:eastAsia="Meiryo UI" w:hAnsi="Meiryo UI" w:cs="Meiryo UI" w:hint="eastAsia"/>
          <w:color w:val="000000" w:themeColor="text1"/>
          <w:sz w:val="20"/>
          <w:szCs w:val="20"/>
        </w:rPr>
        <w:t>機械学習</w:t>
      </w:r>
      <w:r w:rsidRPr="00E03FD9">
        <w:rPr>
          <w:rFonts w:ascii="Meiryo UI" w:eastAsia="Meiryo UI" w:hAnsi="Meiryo UI" w:cs="Meiryo UI" w:hint="eastAsia"/>
          <w:color w:val="000000" w:themeColor="text1"/>
          <w:sz w:val="20"/>
          <w:szCs w:val="20"/>
        </w:rPr>
        <w:t>モデル</w:t>
      </w:r>
      <w:r w:rsidR="00114FAE">
        <w:rPr>
          <w:rFonts w:ascii="Meiryo UI" w:eastAsia="Meiryo UI" w:hAnsi="Meiryo UI" w:cs="Meiryo UI" w:hint="eastAsia"/>
          <w:color w:val="000000" w:themeColor="text1"/>
          <w:sz w:val="20"/>
          <w:szCs w:val="20"/>
        </w:rPr>
        <w:t>を</w:t>
      </w:r>
      <w:r w:rsidRPr="00E03FD9">
        <w:rPr>
          <w:rFonts w:ascii="Meiryo UI" w:eastAsia="Meiryo UI" w:hAnsi="Meiryo UI" w:cs="Meiryo UI" w:hint="eastAsia"/>
          <w:color w:val="000000" w:themeColor="text1"/>
          <w:sz w:val="20"/>
          <w:szCs w:val="20"/>
        </w:rPr>
        <w:t>構築</w:t>
      </w:r>
      <w:r w:rsidR="00114FAE">
        <w:rPr>
          <w:rFonts w:ascii="Meiryo UI" w:eastAsia="Meiryo UI" w:hAnsi="Meiryo UI" w:cs="Meiryo UI" w:hint="eastAsia"/>
          <w:color w:val="000000" w:themeColor="text1"/>
          <w:sz w:val="20"/>
          <w:szCs w:val="20"/>
        </w:rPr>
        <w:t>する</w:t>
      </w:r>
      <w:r w:rsidRPr="00E03FD9">
        <w:rPr>
          <w:rFonts w:ascii="Meiryo UI" w:eastAsia="Meiryo UI" w:hAnsi="Meiryo UI" w:cs="Meiryo UI" w:hint="eastAsia"/>
          <w:color w:val="000000" w:themeColor="text1"/>
          <w:sz w:val="20"/>
          <w:szCs w:val="20"/>
        </w:rPr>
        <w:t>。</w:t>
      </w:r>
    </w:p>
    <w:p w14:paraId="4BC64300" w14:textId="77777777" w:rsidR="000D645F" w:rsidRPr="000D645F" w:rsidRDefault="000D645F" w:rsidP="00734B18">
      <w:pPr>
        <w:widowControl/>
        <w:ind w:firstLineChars="100" w:firstLine="210"/>
        <w:jc w:val="left"/>
        <w:rPr>
          <w:rFonts w:ascii="Meiryo UI" w:eastAsia="Meiryo UI" w:hAnsi="Meiryo UI" w:cs="Meiryo UI"/>
          <w:color w:val="000000" w:themeColor="text1"/>
          <w:szCs w:val="21"/>
        </w:rPr>
      </w:pPr>
    </w:p>
    <w:p w14:paraId="0B904342" w14:textId="77777777" w:rsidR="00734B18" w:rsidRDefault="00734B18" w:rsidP="00734B18">
      <w:pPr>
        <w:widowControl/>
        <w:ind w:firstLineChars="100" w:firstLine="210"/>
        <w:jc w:val="left"/>
        <w:rPr>
          <w:rFonts w:ascii="Meiryo UI" w:eastAsia="Meiryo UI" w:hAnsi="Meiryo UI" w:cs="Meiryo UI"/>
          <w:color w:val="000000" w:themeColor="text1"/>
          <w:szCs w:val="21"/>
        </w:rPr>
      </w:pPr>
    </w:p>
    <w:p w14:paraId="0C92047E" w14:textId="77777777" w:rsidR="00734B18" w:rsidRDefault="00734B18" w:rsidP="00734B18">
      <w:pPr>
        <w:widowControl/>
        <w:ind w:firstLineChars="100" w:firstLine="210"/>
        <w:jc w:val="left"/>
        <w:rPr>
          <w:rFonts w:ascii="Meiryo UI" w:eastAsia="Meiryo UI" w:hAnsi="Meiryo UI" w:cs="Meiryo UI"/>
          <w:color w:val="000000" w:themeColor="text1"/>
          <w:szCs w:val="21"/>
        </w:rPr>
      </w:pPr>
    </w:p>
    <w:p w14:paraId="69ACCB00" w14:textId="5358CA29" w:rsidR="00C02A49" w:rsidRPr="00C02A49" w:rsidRDefault="000D645F" w:rsidP="00706E56">
      <w:pPr>
        <w:pStyle w:val="a9"/>
        <w:jc w:val="both"/>
        <w:rPr>
          <w:rFonts w:ascii="Meiryo UI" w:eastAsia="Meiryo UI" w:hAnsi="Meiryo UI" w:cs="Meiryo UI"/>
          <w:color w:val="000000" w:themeColor="text1"/>
          <w:szCs w:val="20"/>
        </w:rPr>
      </w:pPr>
      <w:r>
        <w:rPr>
          <w:rFonts w:ascii="Meiryo UI" w:eastAsia="Meiryo UI" w:hAnsi="Meiryo UI" w:cs="Meiryo UI"/>
          <w:b/>
          <w:color w:val="000000" w:themeColor="text1"/>
          <w:sz w:val="22"/>
        </w:rPr>
        <w:br w:type="page"/>
      </w:r>
    </w:p>
    <w:p w14:paraId="59ED9AAB" w14:textId="77777777" w:rsidR="00C02A49" w:rsidRPr="00381CE5" w:rsidRDefault="00C02A49" w:rsidP="00516FA2">
      <w:pPr>
        <w:widowControl/>
        <w:ind w:firstLineChars="100" w:firstLine="200"/>
        <w:jc w:val="left"/>
        <w:rPr>
          <w:rFonts w:ascii="Meiryo UI" w:eastAsia="Meiryo UI" w:hAnsi="Meiryo UI" w:cs="Meiryo UI"/>
          <w:color w:val="000000" w:themeColor="text1"/>
          <w:sz w:val="20"/>
          <w:szCs w:val="20"/>
        </w:rPr>
      </w:pPr>
    </w:p>
    <w:p w14:paraId="57C3CE1C" w14:textId="1F2141FF" w:rsidR="00C95B54" w:rsidRPr="00516FA2" w:rsidRDefault="00E1034F" w:rsidP="00516FA2">
      <w:pPr>
        <w:widowControl/>
        <w:ind w:firstLineChars="100" w:firstLine="220"/>
        <w:jc w:val="left"/>
        <w:rPr>
          <w:rFonts w:ascii="Meiryo UI" w:eastAsia="Meiryo UI" w:hAnsi="Meiryo UI" w:cs="Meiryo UI"/>
          <w:color w:val="000000" w:themeColor="text1"/>
          <w:sz w:val="20"/>
          <w:szCs w:val="20"/>
        </w:rPr>
      </w:pPr>
      <w:r>
        <w:rPr>
          <w:rFonts w:ascii="Meiryo UI" w:eastAsia="Meiryo UI" w:hAnsi="Meiryo UI" w:cs="Meiryo UI"/>
          <w:b/>
          <w:color w:val="000000" w:themeColor="text1"/>
          <w:sz w:val="22"/>
        </w:rPr>
        <w:br w:type="page"/>
      </w:r>
      <w:r w:rsidR="00C95B54">
        <w:rPr>
          <w:rFonts w:ascii="Meiryo UI" w:eastAsia="Meiryo UI" w:hAnsi="Meiryo UI" w:cs="Meiryo UI"/>
          <w:b/>
          <w:color w:val="000000" w:themeColor="text1"/>
          <w:sz w:val="22"/>
        </w:rPr>
        <w:lastRenderedPageBreak/>
        <w:br w:type="page"/>
      </w:r>
    </w:p>
    <w:p w14:paraId="60B9CC47" w14:textId="34401155" w:rsidR="00C95B54" w:rsidRDefault="00C95B54" w:rsidP="00C95B54">
      <w:pPr>
        <w:pStyle w:val="a9"/>
        <w:jc w:val="both"/>
        <w:rPr>
          <w:rFonts w:ascii="Meiryo UI" w:eastAsia="Meiryo UI" w:hAnsi="Meiryo UI" w:cs="Meiryo UI"/>
          <w:color w:val="000000" w:themeColor="text1"/>
          <w:sz w:val="24"/>
          <w:szCs w:val="24"/>
        </w:rPr>
      </w:pPr>
      <w:r>
        <w:rPr>
          <w:rFonts w:ascii="Meiryo UI" w:eastAsia="Meiryo UI" w:hAnsi="Meiryo UI" w:cs="Meiryo UI" w:hint="eastAsia"/>
          <w:b/>
          <w:color w:val="000000" w:themeColor="text1"/>
          <w:sz w:val="22"/>
        </w:rPr>
        <w:lastRenderedPageBreak/>
        <w:t>4</w:t>
      </w:r>
      <w:r w:rsidRPr="00F6677D">
        <w:rPr>
          <w:rFonts w:ascii="Meiryo UI" w:eastAsia="Meiryo UI" w:hAnsi="Meiryo UI" w:cs="Meiryo UI" w:hint="eastAsia"/>
          <w:b/>
          <w:color w:val="000000" w:themeColor="text1"/>
          <w:sz w:val="22"/>
        </w:rPr>
        <w:t xml:space="preserve">.　</w:t>
      </w:r>
      <w:r>
        <w:rPr>
          <w:rFonts w:ascii="Meiryo UI" w:eastAsia="Meiryo UI" w:hAnsi="Meiryo UI" w:cs="Meiryo UI" w:hint="eastAsia"/>
          <w:color w:val="000000" w:themeColor="text1"/>
          <w:sz w:val="24"/>
          <w:szCs w:val="24"/>
        </w:rPr>
        <w:t>実験結果</w:t>
      </w:r>
    </w:p>
    <w:p w14:paraId="18E5BA48" w14:textId="77777777" w:rsidR="00C95B54" w:rsidRDefault="00C95B54" w:rsidP="00C95B54">
      <w:pPr>
        <w:pStyle w:val="a9"/>
        <w:jc w:val="both"/>
        <w:rPr>
          <w:rFonts w:ascii="Meiryo UI" w:eastAsia="Meiryo UI" w:hAnsi="Meiryo UI" w:cs="Meiryo UI"/>
          <w:sz w:val="24"/>
        </w:rPr>
      </w:pPr>
    </w:p>
    <w:p w14:paraId="70D400E7" w14:textId="7473E05C" w:rsidR="00C95B54" w:rsidRPr="001D27A5" w:rsidRDefault="00C95B54" w:rsidP="00C95B54">
      <w:pPr>
        <w:pStyle w:val="20"/>
        <w:rPr>
          <w:rFonts w:ascii="Meiryo UI" w:eastAsia="Meiryo UI" w:hAnsi="Meiryo UI"/>
        </w:rPr>
      </w:pPr>
      <w:r>
        <w:rPr>
          <w:rFonts w:ascii="Meiryo UI" w:eastAsia="Meiryo UI" w:hAnsi="Meiryo UI" w:hint="eastAsia"/>
        </w:rPr>
        <w:t>4</w:t>
      </w:r>
      <w:r w:rsidRPr="002223D0">
        <w:rPr>
          <w:rFonts w:ascii="Meiryo UI" w:eastAsia="Meiryo UI" w:hAnsi="Meiryo UI" w:hint="eastAsia"/>
        </w:rPr>
        <w:t>-1</w:t>
      </w:r>
      <w:r>
        <w:rPr>
          <w:rFonts w:ascii="Meiryo UI" w:eastAsia="Meiryo UI" w:hAnsi="Meiryo UI" w:hint="eastAsia"/>
        </w:rPr>
        <w:t xml:space="preserve">　モデルの選定</w:t>
      </w:r>
    </w:p>
    <w:p w14:paraId="52DEA685" w14:textId="18796AB0" w:rsidR="00811612" w:rsidRDefault="00C95B54" w:rsidP="00811612">
      <w:pPr>
        <w:pStyle w:val="a9"/>
        <w:rPr>
          <w:rFonts w:ascii="Meiryo UI" w:eastAsia="Meiryo UI" w:hAnsi="Meiryo UI" w:cs="Meiryo UI"/>
          <w:b/>
          <w:color w:val="000000" w:themeColor="text1"/>
          <w:sz w:val="22"/>
        </w:rPr>
      </w:pPr>
      <w:r>
        <w:rPr>
          <w:rFonts w:ascii="Meiryo UI" w:eastAsia="Meiryo UI" w:hAnsi="Meiryo UI" w:hint="eastAsia"/>
          <w:kern w:val="0"/>
          <w:sz w:val="21"/>
        </w:rPr>
        <w:t xml:space="preserve">　</w:t>
      </w:r>
      <w:r w:rsidR="00811612">
        <w:rPr>
          <w:rFonts w:ascii="Meiryo UI" w:eastAsia="Meiryo UI" w:hAnsi="Meiryo UI" w:hint="eastAsia"/>
          <w:kern w:val="0"/>
          <w:sz w:val="21"/>
        </w:rPr>
        <w:t>当初はLightGBMを選ぶという話、パラメータ調整したら似たような性能が出ることを確認</w:t>
      </w:r>
    </w:p>
    <w:p w14:paraId="5C68A70C" w14:textId="7270F4CF" w:rsidR="00E1034F" w:rsidRDefault="00E1034F" w:rsidP="00C95B54">
      <w:pPr>
        <w:widowControl/>
        <w:jc w:val="left"/>
        <w:rPr>
          <w:rFonts w:ascii="Meiryo UI" w:eastAsia="Meiryo UI" w:hAnsi="Meiryo UI" w:cs="Meiryo UI"/>
          <w:b/>
          <w:color w:val="000000" w:themeColor="text1"/>
          <w:sz w:val="22"/>
          <w:szCs w:val="21"/>
        </w:rPr>
      </w:pPr>
    </w:p>
    <w:p w14:paraId="39DA65BF" w14:textId="77777777" w:rsidR="00C95B54" w:rsidRDefault="00C95B54">
      <w:pPr>
        <w:widowControl/>
        <w:jc w:val="left"/>
        <w:rPr>
          <w:rFonts w:ascii="Meiryo UI" w:eastAsia="Meiryo UI" w:hAnsi="Meiryo UI" w:cs="Meiryo UI"/>
          <w:b/>
          <w:color w:val="000000" w:themeColor="text1"/>
          <w:sz w:val="22"/>
          <w:szCs w:val="21"/>
        </w:rPr>
      </w:pPr>
      <w:r>
        <w:rPr>
          <w:rFonts w:ascii="Meiryo UI" w:eastAsia="Meiryo UI" w:hAnsi="Meiryo UI" w:cs="Meiryo UI"/>
          <w:b/>
          <w:color w:val="000000" w:themeColor="text1"/>
          <w:sz w:val="22"/>
        </w:rPr>
        <w:br w:type="page"/>
      </w:r>
    </w:p>
    <w:p w14:paraId="6AB1CBAE" w14:textId="710076CC" w:rsidR="00A66A35" w:rsidRDefault="00A66A35" w:rsidP="00A66A35">
      <w:pPr>
        <w:pStyle w:val="a9"/>
        <w:rPr>
          <w:rFonts w:ascii="Meiryo UI" w:eastAsia="Meiryo UI" w:hAnsi="Meiryo UI" w:cs="Meiryo UI"/>
          <w:b/>
          <w:color w:val="000000" w:themeColor="text1"/>
          <w:sz w:val="22"/>
        </w:rPr>
      </w:pPr>
      <w:r>
        <w:rPr>
          <w:rFonts w:ascii="Meiryo UI" w:eastAsia="Meiryo UI" w:hAnsi="Meiryo UI" w:cs="Meiryo UI" w:hint="eastAsia"/>
          <w:b/>
          <w:color w:val="000000" w:themeColor="text1"/>
          <w:sz w:val="22"/>
        </w:rPr>
        <w:lastRenderedPageBreak/>
        <w:t>参考文献</w:t>
      </w:r>
    </w:p>
    <w:p w14:paraId="09163382" w14:textId="77777777" w:rsidR="00A66A35" w:rsidRDefault="00A66A35" w:rsidP="004902C5">
      <w:pPr>
        <w:pStyle w:val="a9"/>
        <w:ind w:firstLineChars="100" w:firstLine="200"/>
        <w:rPr>
          <w:rFonts w:ascii="Meiryo UI" w:eastAsia="Meiryo UI" w:hAnsi="Meiryo UI"/>
          <w:kern w:val="0"/>
        </w:rPr>
      </w:pPr>
    </w:p>
    <w:p w14:paraId="1FEA1F9F" w14:textId="775C7485" w:rsidR="00A66A35" w:rsidRDefault="00A66A35" w:rsidP="00A66A35">
      <w:pPr>
        <w:pStyle w:val="a9"/>
        <w:numPr>
          <w:ilvl w:val="0"/>
          <w:numId w:val="34"/>
        </w:numPr>
        <w:rPr>
          <w:rStyle w:val="afb"/>
          <w:rFonts w:ascii="Helvetica" w:hAnsi="Helvetica"/>
          <w:color w:val="333333"/>
          <w:sz w:val="21"/>
          <w:shd w:val="clear" w:color="auto" w:fill="FFFFFF"/>
        </w:rPr>
      </w:pPr>
      <w:r>
        <w:rPr>
          <w:rStyle w:val="afb"/>
          <w:rFonts w:ascii="Helvetica" w:hAnsi="Helvetica"/>
          <w:color w:val="333333"/>
          <w:sz w:val="21"/>
          <w:shd w:val="clear" w:color="auto" w:fill="FFFFFF"/>
        </w:rPr>
        <w:t>CS231n: Convolutional Neural Networks for Visual Recognition</w:t>
      </w:r>
    </w:p>
    <w:p w14:paraId="1299E2FD" w14:textId="68154946" w:rsidR="00C17901" w:rsidRPr="00C17901" w:rsidRDefault="00750A4B" w:rsidP="00C17901">
      <w:pPr>
        <w:pStyle w:val="a9"/>
        <w:ind w:left="560"/>
        <w:rPr>
          <w:rStyle w:val="afb"/>
          <w:rFonts w:ascii="Helvetica" w:hAnsi="Helvetica"/>
          <w:color w:val="333333"/>
          <w:sz w:val="21"/>
          <w:shd w:val="clear" w:color="auto" w:fill="FFFFFF"/>
        </w:rPr>
      </w:pPr>
      <w:hyperlink r:id="rId27" w:history="1">
        <w:r w:rsidR="00C17901" w:rsidRPr="00795BC0">
          <w:rPr>
            <w:rStyle w:val="af7"/>
            <w:rFonts w:ascii="Helvetica" w:hAnsi="Helvetica"/>
            <w:sz w:val="21"/>
            <w:shd w:val="clear" w:color="auto" w:fill="FFFFFF"/>
          </w:rPr>
          <w:t>http://cs231n.stanford.edu/</w:t>
        </w:r>
      </w:hyperlink>
    </w:p>
    <w:p w14:paraId="3B7AF913" w14:textId="77777777" w:rsidR="005543CF" w:rsidRDefault="005543CF" w:rsidP="005543CF">
      <w:pPr>
        <w:pStyle w:val="a9"/>
        <w:numPr>
          <w:ilvl w:val="0"/>
          <w:numId w:val="34"/>
        </w:numPr>
        <w:rPr>
          <w:rStyle w:val="afb"/>
          <w:rFonts w:ascii="Helvetica" w:hAnsi="Helvetica"/>
          <w:color w:val="333333"/>
          <w:sz w:val="21"/>
          <w:shd w:val="clear" w:color="auto" w:fill="FFFFFF"/>
        </w:rPr>
      </w:pPr>
      <w:r w:rsidRPr="005543CF">
        <w:rPr>
          <w:rStyle w:val="afb"/>
          <w:rFonts w:ascii="Helvetica" w:hAnsi="Helvetica"/>
          <w:color w:val="333333"/>
          <w:sz w:val="21"/>
          <w:shd w:val="clear" w:color="auto" w:fill="FFFFFF"/>
        </w:rPr>
        <w:t>Géron, Aurélien. "Hands on Machine Learning with scikit-learn and Tensorflow." (2017).</w:t>
      </w:r>
    </w:p>
    <w:p w14:paraId="44011FBF" w14:textId="20D23654" w:rsidR="00C17901" w:rsidRPr="00C17901" w:rsidRDefault="005543CF" w:rsidP="005543CF">
      <w:pPr>
        <w:pStyle w:val="a9"/>
        <w:numPr>
          <w:ilvl w:val="0"/>
          <w:numId w:val="34"/>
        </w:numPr>
        <w:rPr>
          <w:rStyle w:val="afb"/>
          <w:rFonts w:ascii="Helvetica" w:hAnsi="Helvetica"/>
          <w:color w:val="333333"/>
          <w:sz w:val="21"/>
          <w:shd w:val="clear" w:color="auto" w:fill="FFFFFF"/>
        </w:rPr>
      </w:pPr>
      <w:r w:rsidRPr="00C17901">
        <w:rPr>
          <w:rStyle w:val="afb"/>
          <w:rFonts w:ascii="Helvetica" w:hAnsi="Helvetica"/>
          <w:color w:val="333333"/>
          <w:sz w:val="21"/>
          <w:shd w:val="clear" w:color="auto" w:fill="FFFFFF"/>
        </w:rPr>
        <w:t xml:space="preserve"> </w:t>
      </w:r>
    </w:p>
    <w:p w14:paraId="542F96DD" w14:textId="39EDE8C4" w:rsidR="00C17901" w:rsidRPr="00C17901" w:rsidRDefault="00C17901" w:rsidP="00C17901">
      <w:pPr>
        <w:pStyle w:val="a9"/>
        <w:ind w:left="560"/>
        <w:rPr>
          <w:rStyle w:val="afb"/>
          <w:rFonts w:ascii="Helvetica" w:hAnsi="Helvetica"/>
          <w:color w:val="333333"/>
          <w:sz w:val="21"/>
          <w:shd w:val="clear" w:color="auto" w:fill="FFFFFF"/>
        </w:rPr>
      </w:pPr>
    </w:p>
    <w:p w14:paraId="5BABCA02" w14:textId="68A6C6CF" w:rsidR="00A66A35" w:rsidRDefault="00A66A35">
      <w:pPr>
        <w:widowControl/>
        <w:jc w:val="left"/>
        <w:rPr>
          <w:rFonts w:ascii="Meiryo UI" w:eastAsia="Meiryo UI" w:hAnsi="Meiryo UI" w:cs="Courier New"/>
          <w:kern w:val="0"/>
          <w:sz w:val="20"/>
          <w:szCs w:val="21"/>
        </w:rPr>
      </w:pPr>
      <w:r>
        <w:rPr>
          <w:rFonts w:ascii="Meiryo UI" w:eastAsia="Meiryo UI" w:hAnsi="Meiryo UI"/>
          <w:kern w:val="0"/>
        </w:rPr>
        <w:br w:type="page"/>
      </w:r>
    </w:p>
    <w:p w14:paraId="2535FACE" w14:textId="7931F48E" w:rsidR="00A66A35" w:rsidRDefault="00A66A35" w:rsidP="00A66A35">
      <w:pPr>
        <w:pStyle w:val="a9"/>
        <w:ind w:firstLineChars="100" w:firstLine="220"/>
        <w:rPr>
          <w:rFonts w:ascii="Meiryo UI" w:eastAsia="Meiryo UI" w:hAnsi="Meiryo UI" w:cs="Meiryo UI"/>
          <w:b/>
          <w:color w:val="000000" w:themeColor="text1"/>
          <w:sz w:val="22"/>
        </w:rPr>
      </w:pPr>
      <w:r>
        <w:rPr>
          <w:rFonts w:ascii="Meiryo UI" w:eastAsia="Meiryo UI" w:hAnsi="Meiryo UI" w:cs="Meiryo UI" w:hint="eastAsia"/>
          <w:b/>
          <w:color w:val="000000" w:themeColor="text1"/>
          <w:sz w:val="22"/>
        </w:rPr>
        <w:lastRenderedPageBreak/>
        <w:t>Appendix</w:t>
      </w:r>
    </w:p>
    <w:p w14:paraId="6125D953" w14:textId="77777777" w:rsidR="00A66A35" w:rsidRPr="00737ADF" w:rsidRDefault="00A66A35" w:rsidP="00A66A35">
      <w:pPr>
        <w:pStyle w:val="a9"/>
        <w:rPr>
          <w:rFonts w:ascii="Meiryo UI" w:eastAsia="Meiryo UI" w:hAnsi="Meiryo UI"/>
          <w:kern w:val="0"/>
        </w:rPr>
      </w:pPr>
    </w:p>
    <w:sectPr w:rsidR="00A66A35" w:rsidRPr="00737ADF">
      <w:footerReference w:type="default" r:id="rId28"/>
      <w:footnotePr>
        <w:numFmt w:val="lowerRoman"/>
      </w:footnotePr>
      <w:pgSz w:w="11906" w:h="16838"/>
      <w:pgMar w:top="1985" w:right="1701" w:bottom="1701" w:left="1701" w:header="851" w:footer="992" w:gutter="0"/>
      <w:cols w:space="425"/>
      <w:docGrid w:type="lines"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5" w:author="nakasugi tetsuro(中杉 哲郎 ＫＩＣ ○Ｐ技Ｃ)" w:date="2022-08-08T08:55:00Z" w:initials="nt哲Ｋ○">
    <w:p w14:paraId="0137E1C8" w14:textId="5E4DB282" w:rsidR="00074FDB" w:rsidRDefault="00074FDB">
      <w:pPr>
        <w:pStyle w:val="ae"/>
      </w:pPr>
      <w:r>
        <w:rPr>
          <w:rStyle w:val="ad"/>
        </w:rPr>
        <w:annotationRef/>
      </w:r>
      <w:r w:rsidRPr="00926E80">
        <w:rPr>
          <w:rFonts w:hint="eastAsia"/>
          <w:highlight w:val="cyan"/>
        </w:rPr>
        <w:t>第</w:t>
      </w:r>
      <w:r w:rsidRPr="00926E80">
        <w:rPr>
          <w:rFonts w:hint="eastAsia"/>
          <w:highlight w:val="cyan"/>
        </w:rPr>
        <w:t>3</w:t>
      </w:r>
      <w:r w:rsidRPr="00926E80">
        <w:rPr>
          <w:rFonts w:hint="eastAsia"/>
          <w:highlight w:val="cyan"/>
        </w:rPr>
        <w:t>章へのつなぎがあった方がよいです。</w:t>
      </w:r>
    </w:p>
  </w:comment>
  <w:comment w:id="30" w:author="nakasugi tetsuro(中杉 哲郎 ＫＩＣ ○Ｐ技Ｃ)" w:date="2022-08-08T08:57:00Z" w:initials="nt哲Ｋ○">
    <w:p w14:paraId="50AEFD32" w14:textId="4FC5AB96" w:rsidR="00074FDB" w:rsidRDefault="00074FDB">
      <w:pPr>
        <w:pStyle w:val="ae"/>
      </w:pPr>
      <w:r>
        <w:rPr>
          <w:rStyle w:val="ad"/>
        </w:rPr>
        <w:annotationRef/>
      </w:r>
      <w:r>
        <w:rPr>
          <w:rFonts w:hint="eastAsia"/>
        </w:rPr>
        <w:t>冗長な感じがしたので、短くしました。</w:t>
      </w:r>
    </w:p>
  </w:comment>
  <w:comment w:id="32" w:author="nakasugi tetsuro(中杉 哲郎 ＫＩＣ ○Ｐ技Ｃ)" w:date="2022-08-08T08:58:00Z" w:initials="nt哲Ｋ○">
    <w:p w14:paraId="5EA7F538" w14:textId="163E3021" w:rsidR="00074FDB" w:rsidRDefault="00074FDB">
      <w:pPr>
        <w:pStyle w:val="ae"/>
      </w:pPr>
      <w:r>
        <w:rPr>
          <w:rStyle w:val="ad"/>
        </w:rPr>
        <w:annotationRef/>
      </w:r>
      <w:r>
        <w:rPr>
          <w:rFonts w:hint="eastAsia"/>
        </w:rPr>
        <w:t>後の記述と関連性が薄い気がしたので、削除しました。</w:t>
      </w:r>
    </w:p>
  </w:comment>
  <w:comment w:id="33" w:author="nakasugi tetsuro(中杉 哲郎 ＫＩＣ ○Ｐ技Ｃ)" w:date="2022-08-08T09:00:00Z" w:initials="nt哲Ｋ○">
    <w:p w14:paraId="33E59B43" w14:textId="58D745C2" w:rsidR="00074FDB" w:rsidRPr="00926E80" w:rsidRDefault="00074FDB">
      <w:pPr>
        <w:pStyle w:val="ae"/>
      </w:pPr>
      <w:r>
        <w:rPr>
          <w:rStyle w:val="ad"/>
        </w:rPr>
        <w:annotationRef/>
      </w:r>
      <w:r>
        <w:rPr>
          <w:rFonts w:hint="eastAsia"/>
        </w:rPr>
        <w:t>丸や矢印で、２つの縦長の分布を示したらどうでしょうか？</w:t>
      </w:r>
    </w:p>
  </w:comment>
  <w:comment w:id="36" w:author="nakasugi tetsuro(中杉 哲郎 ＫＩＣ ○Ｐ技Ｃ)" w:date="2022-08-08T08:59:00Z" w:initials="nt哲Ｋ○">
    <w:p w14:paraId="6AC90D5F" w14:textId="72B4CD33" w:rsidR="00074FDB" w:rsidRDefault="00074FDB">
      <w:pPr>
        <w:pStyle w:val="ae"/>
      </w:pPr>
      <w:r>
        <w:rPr>
          <w:rStyle w:val="ad"/>
        </w:rPr>
        <w:annotationRef/>
      </w:r>
      <w:r>
        <w:rPr>
          <w:rFonts w:hint="eastAsia"/>
        </w:rPr>
        <w:t>こちらも、丸や矢印で、どこの部分を指しているのか示したらどうでしょうか？</w:t>
      </w:r>
    </w:p>
  </w:comment>
  <w:comment w:id="47" w:author="nakasugi tetsuro(中杉 哲郎 ＫＩＣ ○Ｐ技Ｃ)" w:date="2022-08-08T09:01:00Z" w:initials="nt哲Ｋ○">
    <w:p w14:paraId="3C7A4B1F" w14:textId="77777777" w:rsidR="00074FDB" w:rsidRDefault="00074FDB">
      <w:pPr>
        <w:pStyle w:val="ae"/>
      </w:pPr>
      <w:r>
        <w:rPr>
          <w:rStyle w:val="ad"/>
        </w:rPr>
        <w:annotationRef/>
      </w:r>
      <w:r>
        <w:rPr>
          <w:rFonts w:hint="eastAsia"/>
        </w:rPr>
        <w:t>被覆率が大きいとかぶりが大きくなるのは分かりますが、加工工程におけるローディングが大きくなる理由が分かりません。既知であるなら、</w:t>
      </w:r>
      <w:r>
        <w:rPr>
          <w:rFonts w:hint="eastAsia"/>
        </w:rPr>
        <w:t>ref</w:t>
      </w:r>
      <w:r>
        <w:rPr>
          <w:rFonts w:hint="eastAsia"/>
        </w:rPr>
        <w:t>を入れて下さい。</w:t>
      </w:r>
    </w:p>
    <w:p w14:paraId="1D311C15" w14:textId="5EE16B52" w:rsidR="00074FDB" w:rsidRDefault="00074FDB">
      <w:pPr>
        <w:pStyle w:val="ae"/>
      </w:pPr>
      <w:r>
        <w:rPr>
          <w:rFonts w:hint="eastAsia"/>
        </w:rPr>
        <w:t>かぶりで説明できるのは、ドーナツと上下のどちらですか？</w:t>
      </w:r>
    </w:p>
  </w:comment>
  <w:comment w:id="50" w:author="nakasugi tetsuro(中杉 哲郎 ＫＩＣ ○Ｐ技Ｃ)" w:date="2022-08-08T09:08:00Z" w:initials="nt哲Ｋ○">
    <w:p w14:paraId="52F0542E" w14:textId="6D3DE69A" w:rsidR="00074FDB" w:rsidRDefault="00074FDB">
      <w:pPr>
        <w:pStyle w:val="ae"/>
      </w:pPr>
      <w:r>
        <w:rPr>
          <w:rStyle w:val="ad"/>
        </w:rPr>
        <w:annotationRef/>
      </w:r>
      <w:r>
        <w:rPr>
          <w:rFonts w:hint="eastAsia"/>
        </w:rPr>
        <w:t>実験条件ではありきたりなので、題名を変えてみました。</w:t>
      </w:r>
    </w:p>
  </w:comment>
  <w:comment w:id="54" w:author="nakasugi tetsuro(中杉 哲郎 ＫＩＣ ○Ｐ技Ｃ)" w:date="2022-08-08T09:04:00Z" w:initials="nt哲Ｋ○">
    <w:p w14:paraId="1449DBA7" w14:textId="4A90B37A" w:rsidR="00074FDB" w:rsidRDefault="00074FDB">
      <w:pPr>
        <w:pStyle w:val="ae"/>
      </w:pPr>
      <w:r>
        <w:rPr>
          <w:rStyle w:val="ad"/>
        </w:rPr>
        <w:annotationRef/>
      </w:r>
      <w:r>
        <w:rPr>
          <w:rFonts w:hint="eastAsia"/>
        </w:rPr>
        <w:t>AWS</w:t>
      </w:r>
      <w:r>
        <w:rPr>
          <w:rFonts w:hint="eastAsia"/>
        </w:rPr>
        <w:t>について、</w:t>
      </w:r>
      <w:r>
        <w:rPr>
          <w:rFonts w:hint="eastAsia"/>
        </w:rPr>
        <w:t>appendix</w:t>
      </w:r>
      <w:r>
        <w:rPr>
          <w:rFonts w:hint="eastAsia"/>
        </w:rPr>
        <w:t>でもいいので説明した方が良いと思います。</w:t>
      </w:r>
    </w:p>
  </w:comment>
  <w:comment w:id="55" w:author="nakasugi tetsuro(中杉 哲郎 ＫＩＣ ○Ｐ技Ｃ)" w:date="2022-08-08T09:06:00Z" w:initials="nt哲Ｋ○">
    <w:p w14:paraId="1B757F45" w14:textId="2E06F265" w:rsidR="00074FDB" w:rsidRPr="00816867" w:rsidRDefault="00074FDB">
      <w:pPr>
        <w:pStyle w:val="ae"/>
      </w:pPr>
      <w:r>
        <w:rPr>
          <w:rStyle w:val="ad"/>
        </w:rPr>
        <w:annotationRef/>
      </w:r>
      <w:r>
        <w:rPr>
          <w:rFonts w:hint="eastAsia"/>
        </w:rPr>
        <w:t>appendix</w:t>
      </w:r>
      <w:r>
        <w:rPr>
          <w:rFonts w:hint="eastAsia"/>
        </w:rPr>
        <w:t>でもいいので説明した方が良いと思います。</w:t>
      </w:r>
    </w:p>
  </w:comment>
  <w:comment w:id="58" w:author="nakasugi tetsuro(中杉 哲郎 ＫＩＣ ○Ｐ技Ｃ)" w:date="2022-08-08T09:05:00Z" w:initials="nt哲Ｋ○">
    <w:p w14:paraId="2C422950" w14:textId="2084A332" w:rsidR="00074FDB" w:rsidRDefault="00074FDB">
      <w:pPr>
        <w:pStyle w:val="ae"/>
      </w:pPr>
      <w:r>
        <w:rPr>
          <w:rStyle w:val="ad"/>
        </w:rPr>
        <w:annotationRef/>
      </w:r>
      <w:r>
        <w:rPr>
          <w:rFonts w:hint="eastAsia"/>
        </w:rPr>
        <w:t>これについては、どこかで説明していますか？</w:t>
      </w:r>
    </w:p>
  </w:comment>
  <w:comment w:id="69" w:author="nakasugi tetsuro(中杉 哲郎 ＫＩＣ ○Ｐ技Ｃ)" w:date="2022-08-08T08:55:00Z" w:initials="nt哲Ｋ○">
    <w:p w14:paraId="6DC7EA18" w14:textId="0C756B90" w:rsidR="00074FDB" w:rsidRDefault="00074FDB" w:rsidP="00816867">
      <w:pPr>
        <w:pStyle w:val="ae"/>
      </w:pPr>
      <w:r>
        <w:rPr>
          <w:rStyle w:val="ad"/>
        </w:rPr>
        <w:annotationRef/>
      </w:r>
      <w:r w:rsidRPr="00926E80">
        <w:rPr>
          <w:rFonts w:hint="eastAsia"/>
          <w:highlight w:val="cyan"/>
        </w:rPr>
        <w:t>第</w:t>
      </w:r>
      <w:r>
        <w:rPr>
          <w:rFonts w:hint="eastAsia"/>
          <w:highlight w:val="cyan"/>
        </w:rPr>
        <w:t>4</w:t>
      </w:r>
      <w:r w:rsidRPr="00926E80">
        <w:rPr>
          <w:rFonts w:hint="eastAsia"/>
          <w:highlight w:val="cyan"/>
        </w:rPr>
        <w:t>章へのつなぎがあった方がよいです。</w:t>
      </w:r>
    </w:p>
  </w:comment>
  <w:comment w:id="81" w:author="nakasugi tetsuro(中杉 哲郎 ＫＩＣ ○Ｐ技Ｃ)" w:date="2022-08-08T09:13:00Z" w:initials="nt哲Ｋ○">
    <w:p w14:paraId="77709504" w14:textId="2CB11808" w:rsidR="00074FDB" w:rsidRDefault="00074FDB">
      <w:pPr>
        <w:pStyle w:val="ae"/>
      </w:pPr>
      <w:r>
        <w:rPr>
          <w:rStyle w:val="ad"/>
        </w:rPr>
        <w:annotationRef/>
      </w:r>
      <w:r>
        <w:rPr>
          <w:rFonts w:hint="eastAsia"/>
        </w:rPr>
        <w:t>この方法は一般的なものでしょうか？</w:t>
      </w:r>
    </w:p>
  </w:comment>
  <w:comment w:id="89" w:author="nakasugi tetsuro(中杉 哲郎 ＫＩＣ ○Ｐ技Ｃ)" w:date="2022-08-08T09:19:00Z" w:initials="nt哲Ｋ○">
    <w:p w14:paraId="0AE3C1D1" w14:textId="77777777" w:rsidR="00074FDB" w:rsidRDefault="00074FDB">
      <w:pPr>
        <w:pStyle w:val="ae"/>
      </w:pPr>
      <w:r>
        <w:rPr>
          <w:rStyle w:val="ad"/>
        </w:rPr>
        <w:annotationRef/>
      </w:r>
      <w:r>
        <w:rPr>
          <w:rFonts w:hint="eastAsia"/>
        </w:rPr>
        <w:t>図面はちゃんと説明しましょう。例を書いた方が分かり易いです。</w:t>
      </w:r>
    </w:p>
    <w:p w14:paraId="751375D8" w14:textId="5E8F1FB4" w:rsidR="00074FDB" w:rsidRDefault="00074FDB">
      <w:pPr>
        <w:pStyle w:val="ae"/>
      </w:pPr>
      <w:r>
        <w:rPr>
          <w:rFonts w:hint="eastAsia"/>
        </w:rPr>
        <w:t>また、学習用、検証用、精度確認用という言葉が乱立している気がします。</w:t>
      </w:r>
    </w:p>
  </w:comment>
  <w:comment w:id="90" w:author="nakasugi tetsuro(中杉 哲郎 ＫＩＣ ○Ｐ技Ｃ)" w:date="2022-08-08T09:28:00Z" w:initials="nt哲Ｋ○">
    <w:p w14:paraId="129E92E5" w14:textId="47156251" w:rsidR="00BC4E47" w:rsidRDefault="00BC4E47">
      <w:pPr>
        <w:pStyle w:val="ae"/>
      </w:pPr>
      <w:r>
        <w:rPr>
          <w:rStyle w:val="ad"/>
        </w:rPr>
        <w:annotationRef/>
      </w:r>
      <w:r>
        <w:rPr>
          <w:rFonts w:hint="eastAsia"/>
        </w:rPr>
        <w:t>この図は直した方がよいと思います。</w:t>
      </w:r>
    </w:p>
  </w:comment>
  <w:comment w:id="101" w:author="nakasugi tetsuro(中杉 哲郎 ＫＩＣ ○Ｐ技Ｃ)" w:date="2022-08-08T09:23:00Z" w:initials="nt哲Ｋ○">
    <w:p w14:paraId="04B2AC71" w14:textId="42E1566C" w:rsidR="00074FDB" w:rsidRDefault="00074FDB">
      <w:pPr>
        <w:pStyle w:val="ae"/>
      </w:pPr>
      <w:r>
        <w:rPr>
          <w:rStyle w:val="ad"/>
        </w:rPr>
        <w:annotationRef/>
      </w:r>
      <w:r>
        <w:rPr>
          <w:rFonts w:hint="eastAsia"/>
        </w:rPr>
        <w:t>この部分の説明がよく分かりません。図にするとどんな感じになりますか？</w:t>
      </w:r>
    </w:p>
  </w:comment>
  <w:comment w:id="103" w:author="nakasugi tetsuro(中杉 哲郎 ＫＩＣ ○Ｐ技Ｃ)" w:date="2022-08-08T09:25:00Z" w:initials="nt哲Ｋ○">
    <w:p w14:paraId="30A95A87" w14:textId="7E7A62B5" w:rsidR="00BC4E47" w:rsidRDefault="00BC4E47">
      <w:pPr>
        <w:pStyle w:val="ae"/>
      </w:pPr>
      <w:r>
        <w:rPr>
          <w:rStyle w:val="ad"/>
        </w:rPr>
        <w:annotationRef/>
      </w:r>
      <w:r>
        <w:rPr>
          <w:rFonts w:hint="eastAsia"/>
        </w:rPr>
        <w:t>この文章が何を意味しているのか分かりません。</w:t>
      </w:r>
    </w:p>
  </w:comment>
  <w:comment w:id="106" w:author="nakasugi tetsuro(中杉 哲郎 ＫＩＣ ○Ｐ技Ｃ)" w:date="2022-08-08T09:25:00Z" w:initials="nt哲Ｋ○">
    <w:p w14:paraId="65B56AFF" w14:textId="7ECA3EAC" w:rsidR="00BC4E47" w:rsidRDefault="00BC4E47">
      <w:pPr>
        <w:pStyle w:val="ae"/>
      </w:pPr>
      <w:r>
        <w:rPr>
          <w:rStyle w:val="ad"/>
        </w:rPr>
        <w:annotationRef/>
      </w:r>
      <w:r>
        <w:rPr>
          <w:rFonts w:hint="eastAsia"/>
        </w:rPr>
        <w:t>この文章が何を意味しているのか分かりません。</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137E1C8" w15:done="0"/>
  <w15:commentEx w15:paraId="50AEFD32" w15:done="0"/>
  <w15:commentEx w15:paraId="5EA7F538" w15:done="0"/>
  <w15:commentEx w15:paraId="33E59B43" w15:done="0"/>
  <w15:commentEx w15:paraId="6AC90D5F" w15:done="0"/>
  <w15:commentEx w15:paraId="1D311C15" w15:done="0"/>
  <w15:commentEx w15:paraId="52F0542E" w15:done="0"/>
  <w15:commentEx w15:paraId="1449DBA7" w15:done="0"/>
  <w15:commentEx w15:paraId="1B757F45" w15:done="0"/>
  <w15:commentEx w15:paraId="2C422950" w15:done="0"/>
  <w15:commentEx w15:paraId="6DC7EA18" w15:done="0"/>
  <w15:commentEx w15:paraId="77709504" w15:done="0"/>
  <w15:commentEx w15:paraId="751375D8" w15:done="0"/>
  <w15:commentEx w15:paraId="129E92E5" w15:done="0"/>
  <w15:commentEx w15:paraId="04B2AC71" w15:done="0"/>
  <w15:commentEx w15:paraId="30A95A87" w15:done="0"/>
  <w15:commentEx w15:paraId="65B56AF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9B6761" w14:textId="77777777" w:rsidR="00074FDB" w:rsidRDefault="00074FDB" w:rsidP="00E34D32">
      <w:r>
        <w:separator/>
      </w:r>
    </w:p>
  </w:endnote>
  <w:endnote w:type="continuationSeparator" w:id="0">
    <w:p w14:paraId="781C14E3" w14:textId="77777777" w:rsidR="00074FDB" w:rsidRDefault="00074FDB" w:rsidP="00E34D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notTrueType/>
    <w:pitch w:val="fixed"/>
    <w:sig w:usb0="00000003" w:usb1="00000000" w:usb2="00000000" w:usb3="00000000" w:csb0="00000001" w:csb1="00000000"/>
  </w:font>
  <w:font w:name="ＭＳ Ｐゴシック">
    <w:panose1 w:val="020B0600070205080204"/>
    <w:charset w:val="80"/>
    <w:family w:val="modern"/>
    <w:pitch w:val="variable"/>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8755932"/>
      <w:docPartObj>
        <w:docPartGallery w:val="Page Numbers (Bottom of Page)"/>
        <w:docPartUnique/>
      </w:docPartObj>
    </w:sdtPr>
    <w:sdtEndPr>
      <w:rPr>
        <w:rFonts w:ascii="Meiryo UI" w:eastAsia="Meiryo UI" w:hAnsi="Meiryo UI" w:cs="Meiryo UI"/>
      </w:rPr>
    </w:sdtEndPr>
    <w:sdtContent>
      <w:p w14:paraId="13E488FF" w14:textId="7BBF02FA" w:rsidR="00074FDB" w:rsidRPr="000B61B2" w:rsidRDefault="00074FDB" w:rsidP="00B30B9D">
        <w:pPr>
          <w:pStyle w:val="a7"/>
          <w:jc w:val="center"/>
          <w:rPr>
            <w:rFonts w:ascii="Meiryo UI" w:eastAsia="Meiryo UI" w:hAnsi="Meiryo UI" w:cs="Meiryo UI"/>
          </w:rPr>
        </w:pPr>
        <w:r w:rsidRPr="000B61B2">
          <w:rPr>
            <w:rFonts w:ascii="Meiryo UI" w:eastAsia="Meiryo UI" w:hAnsi="Meiryo UI" w:cs="Meiryo UI"/>
          </w:rPr>
          <w:fldChar w:fldCharType="begin"/>
        </w:r>
        <w:r w:rsidRPr="000B61B2">
          <w:rPr>
            <w:rFonts w:ascii="Meiryo UI" w:eastAsia="Meiryo UI" w:hAnsi="Meiryo UI" w:cs="Meiryo UI"/>
          </w:rPr>
          <w:instrText>PAGE   \* MERGEFORMAT</w:instrText>
        </w:r>
        <w:r w:rsidRPr="000B61B2">
          <w:rPr>
            <w:rFonts w:ascii="Meiryo UI" w:eastAsia="Meiryo UI" w:hAnsi="Meiryo UI" w:cs="Meiryo UI"/>
          </w:rPr>
          <w:fldChar w:fldCharType="separate"/>
        </w:r>
        <w:r w:rsidR="00750A4B" w:rsidRPr="00750A4B">
          <w:rPr>
            <w:rFonts w:ascii="Meiryo UI" w:eastAsia="Meiryo UI" w:hAnsi="Meiryo UI" w:cs="Meiryo UI"/>
            <w:noProof/>
            <w:lang w:val="ja-JP"/>
          </w:rPr>
          <w:t>3</w:t>
        </w:r>
        <w:r w:rsidRPr="000B61B2">
          <w:rPr>
            <w:rFonts w:ascii="Meiryo UI" w:eastAsia="Meiryo UI" w:hAnsi="Meiryo UI" w:cs="Meiryo UI"/>
          </w:rPr>
          <w:fldChar w:fldCharType="end"/>
        </w:r>
        <w:r>
          <w:rPr>
            <w:rFonts w:ascii="Meiryo UI" w:eastAsia="Meiryo UI" w:hAnsi="Meiryo UI" w:cs="Meiryo UI"/>
          </w:rPr>
          <w:t>/20</w:t>
        </w:r>
      </w:p>
    </w:sdtContent>
  </w:sdt>
  <w:p w14:paraId="41684A52" w14:textId="77777777" w:rsidR="00074FDB" w:rsidRPr="000B61B2" w:rsidRDefault="00074FDB">
    <w:pPr>
      <w:pStyle w:val="a7"/>
      <w:rPr>
        <w:rFonts w:ascii="Meiryo UI" w:eastAsia="Meiryo UI" w:hAnsi="Meiryo UI" w:cs="Meiryo UI"/>
      </w:rPr>
    </w:pPr>
    <w:r w:rsidRPr="000B61B2">
      <w:rPr>
        <w:rFonts w:ascii="Meiryo UI" w:eastAsia="Meiryo UI" w:hAnsi="Meiryo UI" w:cs="Meiryo UI"/>
        <w:color w:val="000000"/>
        <w:kern w:val="0"/>
        <w:szCs w:val="21"/>
      </w:rPr>
      <w:t>(秘)</w:t>
    </w:r>
    <w:r>
      <w:rPr>
        <w:rFonts w:ascii="Meiryo UI" w:eastAsia="Meiryo UI" w:hAnsi="Meiryo UI" w:cs="Meiryo UI"/>
        <w:color w:val="000000"/>
        <w:kern w:val="0"/>
        <w:szCs w:val="21"/>
      </w:rPr>
      <w:t>【開示範囲：</w:t>
    </w:r>
    <w:r>
      <w:rPr>
        <w:rFonts w:ascii="Meiryo UI" w:eastAsia="Meiryo UI" w:hAnsi="Meiryo UI" w:cs="Meiryo UI" w:hint="eastAsia"/>
        <w:color w:val="000000"/>
        <w:kern w:val="0"/>
        <w:szCs w:val="21"/>
      </w:rPr>
      <w:t>(KIC)</w:t>
    </w:r>
    <w:r w:rsidRPr="000B61B2">
      <w:rPr>
        <w:rFonts w:ascii="Meiryo UI" w:eastAsia="Meiryo UI" w:hAnsi="Meiryo UI" w:cs="Meiryo UI"/>
        <w:color w:val="000000"/>
        <w:kern w:val="0"/>
        <w:szCs w:val="21"/>
      </w:rPr>
      <w:t>グループ限り】</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967C02" w14:textId="77777777" w:rsidR="00074FDB" w:rsidRDefault="00074FDB" w:rsidP="00E34D32">
      <w:r>
        <w:separator/>
      </w:r>
    </w:p>
  </w:footnote>
  <w:footnote w:type="continuationSeparator" w:id="0">
    <w:p w14:paraId="354BB34D" w14:textId="77777777" w:rsidR="00074FDB" w:rsidRDefault="00074FDB" w:rsidP="00E34D32">
      <w:r>
        <w:continuationSeparator/>
      </w:r>
    </w:p>
  </w:footnote>
  <w:footnote w:id="1">
    <w:p w14:paraId="4663E911" w14:textId="4A3C10EA" w:rsidR="00074FDB" w:rsidRDefault="00074FDB">
      <w:pPr>
        <w:pStyle w:val="af8"/>
      </w:pPr>
      <w:r>
        <w:rPr>
          <w:rStyle w:val="afa"/>
        </w:rPr>
        <w:footnoteRef/>
      </w:r>
      <w:r>
        <w:t xml:space="preserve"> </w:t>
      </w:r>
      <w:r>
        <w:rPr>
          <w:rFonts w:ascii="Meiryo UI" w:eastAsia="Meiryo UI" w:hAnsi="Meiryo UI" w:hint="eastAsia"/>
          <w:kern w:val="0"/>
        </w:rPr>
        <w:t>フォトマスクに光を照射しウェア上に結像させる技術</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84A91"/>
    <w:multiLevelType w:val="hybridMultilevel"/>
    <w:tmpl w:val="613A4F6A"/>
    <w:lvl w:ilvl="0" w:tplc="518CB82E">
      <w:start w:val="1"/>
      <w:numFmt w:val="decimal"/>
      <w:lvlText w:val="3-1-%1."/>
      <w:lvlJc w:val="left"/>
      <w:pPr>
        <w:ind w:left="5523" w:hanging="420"/>
      </w:pPr>
      <w:rPr>
        <w:rFonts w:hint="eastAsia"/>
      </w:rPr>
    </w:lvl>
    <w:lvl w:ilvl="1" w:tplc="04090017" w:tentative="1">
      <w:start w:val="1"/>
      <w:numFmt w:val="aiueoFullWidth"/>
      <w:lvlText w:val="(%2)"/>
      <w:lvlJc w:val="left"/>
      <w:pPr>
        <w:ind w:left="5943" w:hanging="420"/>
      </w:pPr>
    </w:lvl>
    <w:lvl w:ilvl="2" w:tplc="04090011" w:tentative="1">
      <w:start w:val="1"/>
      <w:numFmt w:val="decimalEnclosedCircle"/>
      <w:lvlText w:val="%3"/>
      <w:lvlJc w:val="left"/>
      <w:pPr>
        <w:ind w:left="6363" w:hanging="420"/>
      </w:pPr>
    </w:lvl>
    <w:lvl w:ilvl="3" w:tplc="0409000F" w:tentative="1">
      <w:start w:val="1"/>
      <w:numFmt w:val="decimal"/>
      <w:lvlText w:val="%4."/>
      <w:lvlJc w:val="left"/>
      <w:pPr>
        <w:ind w:left="6783" w:hanging="420"/>
      </w:pPr>
    </w:lvl>
    <w:lvl w:ilvl="4" w:tplc="04090017" w:tentative="1">
      <w:start w:val="1"/>
      <w:numFmt w:val="aiueoFullWidth"/>
      <w:lvlText w:val="(%5)"/>
      <w:lvlJc w:val="left"/>
      <w:pPr>
        <w:ind w:left="7203" w:hanging="420"/>
      </w:pPr>
    </w:lvl>
    <w:lvl w:ilvl="5" w:tplc="04090011" w:tentative="1">
      <w:start w:val="1"/>
      <w:numFmt w:val="decimalEnclosedCircle"/>
      <w:lvlText w:val="%6"/>
      <w:lvlJc w:val="left"/>
      <w:pPr>
        <w:ind w:left="7623" w:hanging="420"/>
      </w:pPr>
    </w:lvl>
    <w:lvl w:ilvl="6" w:tplc="0409000F" w:tentative="1">
      <w:start w:val="1"/>
      <w:numFmt w:val="decimal"/>
      <w:lvlText w:val="%7."/>
      <w:lvlJc w:val="left"/>
      <w:pPr>
        <w:ind w:left="8043" w:hanging="420"/>
      </w:pPr>
    </w:lvl>
    <w:lvl w:ilvl="7" w:tplc="04090017" w:tentative="1">
      <w:start w:val="1"/>
      <w:numFmt w:val="aiueoFullWidth"/>
      <w:lvlText w:val="(%8)"/>
      <w:lvlJc w:val="left"/>
      <w:pPr>
        <w:ind w:left="8463" w:hanging="420"/>
      </w:pPr>
    </w:lvl>
    <w:lvl w:ilvl="8" w:tplc="04090011" w:tentative="1">
      <w:start w:val="1"/>
      <w:numFmt w:val="decimalEnclosedCircle"/>
      <w:lvlText w:val="%9"/>
      <w:lvlJc w:val="left"/>
      <w:pPr>
        <w:ind w:left="8883" w:hanging="420"/>
      </w:pPr>
    </w:lvl>
  </w:abstractNum>
  <w:abstractNum w:abstractNumId="1" w15:restartNumberingAfterBreak="0">
    <w:nsid w:val="09246A75"/>
    <w:multiLevelType w:val="multilevel"/>
    <w:tmpl w:val="1472AA84"/>
    <w:styleLink w:val="4"/>
    <w:lvl w:ilvl="0">
      <w:start w:val="5"/>
      <w:numFmt w:val="decimal"/>
      <w:lvlText w:val="4-%1."/>
      <w:lvlJc w:val="left"/>
      <w:pPr>
        <w:ind w:left="1554" w:hanging="420"/>
      </w:pPr>
      <w:rPr>
        <w:rFonts w:hint="eastAsia"/>
      </w:rPr>
    </w:lvl>
    <w:lvl w:ilvl="1">
      <w:start w:val="1"/>
      <w:numFmt w:val="aiueoFullWidth"/>
      <w:lvlText w:val="(%2)"/>
      <w:lvlJc w:val="left"/>
      <w:pPr>
        <w:ind w:left="1974" w:hanging="420"/>
      </w:pPr>
    </w:lvl>
    <w:lvl w:ilvl="2">
      <w:start w:val="1"/>
      <w:numFmt w:val="decimalEnclosedCircle"/>
      <w:lvlText w:val="%3"/>
      <w:lvlJc w:val="left"/>
      <w:pPr>
        <w:ind w:left="2394" w:hanging="420"/>
      </w:pPr>
    </w:lvl>
    <w:lvl w:ilvl="3">
      <w:start w:val="1"/>
      <w:numFmt w:val="decimal"/>
      <w:lvlText w:val="%4."/>
      <w:lvlJc w:val="left"/>
      <w:pPr>
        <w:ind w:left="2814" w:hanging="420"/>
      </w:pPr>
    </w:lvl>
    <w:lvl w:ilvl="4">
      <w:start w:val="1"/>
      <w:numFmt w:val="aiueoFullWidth"/>
      <w:lvlText w:val="(%5)"/>
      <w:lvlJc w:val="left"/>
      <w:pPr>
        <w:ind w:left="3234" w:hanging="420"/>
      </w:pPr>
    </w:lvl>
    <w:lvl w:ilvl="5">
      <w:start w:val="1"/>
      <w:numFmt w:val="decimalEnclosedCircle"/>
      <w:lvlText w:val="%6"/>
      <w:lvlJc w:val="left"/>
      <w:pPr>
        <w:ind w:left="3654" w:hanging="420"/>
      </w:pPr>
    </w:lvl>
    <w:lvl w:ilvl="6">
      <w:start w:val="1"/>
      <w:numFmt w:val="decimal"/>
      <w:lvlText w:val="%7."/>
      <w:lvlJc w:val="left"/>
      <w:pPr>
        <w:ind w:left="4074" w:hanging="420"/>
      </w:pPr>
    </w:lvl>
    <w:lvl w:ilvl="7">
      <w:start w:val="1"/>
      <w:numFmt w:val="aiueoFullWidth"/>
      <w:lvlText w:val="(%8)"/>
      <w:lvlJc w:val="left"/>
      <w:pPr>
        <w:ind w:left="4494" w:hanging="420"/>
      </w:pPr>
    </w:lvl>
    <w:lvl w:ilvl="8">
      <w:start w:val="1"/>
      <w:numFmt w:val="decimalEnclosedCircle"/>
      <w:lvlText w:val="%9"/>
      <w:lvlJc w:val="left"/>
      <w:pPr>
        <w:ind w:left="4914" w:hanging="420"/>
      </w:pPr>
    </w:lvl>
  </w:abstractNum>
  <w:abstractNum w:abstractNumId="2" w15:restartNumberingAfterBreak="0">
    <w:nsid w:val="09413A33"/>
    <w:multiLevelType w:val="hybridMultilevel"/>
    <w:tmpl w:val="5F6E8046"/>
    <w:lvl w:ilvl="0" w:tplc="7E66AE8A">
      <w:start w:val="1"/>
      <w:numFmt w:val="lowerLetter"/>
      <w:lvlText w:val="(%1)"/>
      <w:lvlJc w:val="left"/>
      <w:pPr>
        <w:ind w:left="1780" w:hanging="360"/>
      </w:pPr>
      <w:rPr>
        <w:rFonts w:hint="default"/>
      </w:rPr>
    </w:lvl>
    <w:lvl w:ilvl="1" w:tplc="04090017" w:tentative="1">
      <w:start w:val="1"/>
      <w:numFmt w:val="aiueoFullWidth"/>
      <w:lvlText w:val="(%2)"/>
      <w:lvlJc w:val="left"/>
      <w:pPr>
        <w:ind w:left="2260" w:hanging="420"/>
      </w:pPr>
    </w:lvl>
    <w:lvl w:ilvl="2" w:tplc="04090011" w:tentative="1">
      <w:start w:val="1"/>
      <w:numFmt w:val="decimalEnclosedCircle"/>
      <w:lvlText w:val="%3"/>
      <w:lvlJc w:val="left"/>
      <w:pPr>
        <w:ind w:left="2680" w:hanging="420"/>
      </w:pPr>
    </w:lvl>
    <w:lvl w:ilvl="3" w:tplc="0409000F" w:tentative="1">
      <w:start w:val="1"/>
      <w:numFmt w:val="decimal"/>
      <w:lvlText w:val="%4."/>
      <w:lvlJc w:val="left"/>
      <w:pPr>
        <w:ind w:left="3100" w:hanging="420"/>
      </w:pPr>
    </w:lvl>
    <w:lvl w:ilvl="4" w:tplc="04090017" w:tentative="1">
      <w:start w:val="1"/>
      <w:numFmt w:val="aiueoFullWidth"/>
      <w:lvlText w:val="(%5)"/>
      <w:lvlJc w:val="left"/>
      <w:pPr>
        <w:ind w:left="3520" w:hanging="420"/>
      </w:pPr>
    </w:lvl>
    <w:lvl w:ilvl="5" w:tplc="04090011" w:tentative="1">
      <w:start w:val="1"/>
      <w:numFmt w:val="decimalEnclosedCircle"/>
      <w:lvlText w:val="%6"/>
      <w:lvlJc w:val="left"/>
      <w:pPr>
        <w:ind w:left="3940" w:hanging="420"/>
      </w:pPr>
    </w:lvl>
    <w:lvl w:ilvl="6" w:tplc="0409000F" w:tentative="1">
      <w:start w:val="1"/>
      <w:numFmt w:val="decimal"/>
      <w:lvlText w:val="%7."/>
      <w:lvlJc w:val="left"/>
      <w:pPr>
        <w:ind w:left="4360" w:hanging="420"/>
      </w:pPr>
    </w:lvl>
    <w:lvl w:ilvl="7" w:tplc="04090017" w:tentative="1">
      <w:start w:val="1"/>
      <w:numFmt w:val="aiueoFullWidth"/>
      <w:lvlText w:val="(%8)"/>
      <w:lvlJc w:val="left"/>
      <w:pPr>
        <w:ind w:left="4780" w:hanging="420"/>
      </w:pPr>
    </w:lvl>
    <w:lvl w:ilvl="8" w:tplc="04090011" w:tentative="1">
      <w:start w:val="1"/>
      <w:numFmt w:val="decimalEnclosedCircle"/>
      <w:lvlText w:val="%9"/>
      <w:lvlJc w:val="left"/>
      <w:pPr>
        <w:ind w:left="5200" w:hanging="420"/>
      </w:pPr>
    </w:lvl>
  </w:abstractNum>
  <w:abstractNum w:abstractNumId="3" w15:restartNumberingAfterBreak="0">
    <w:nsid w:val="0DFD5C5D"/>
    <w:multiLevelType w:val="hybridMultilevel"/>
    <w:tmpl w:val="61FA0C70"/>
    <w:lvl w:ilvl="0" w:tplc="3D288000">
      <w:start w:val="1"/>
      <w:numFmt w:val="decimal"/>
      <w:lvlText w:val="3-1-%1."/>
      <w:lvlJc w:val="left"/>
      <w:pPr>
        <w:ind w:left="56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F2375A2"/>
    <w:multiLevelType w:val="hybridMultilevel"/>
    <w:tmpl w:val="5A34EEF8"/>
    <w:lvl w:ilvl="0" w:tplc="D15E8C30">
      <w:start w:val="1"/>
      <w:numFmt w:val="decimal"/>
      <w:lvlText w:val="3-%1."/>
      <w:lvlJc w:val="left"/>
      <w:pPr>
        <w:ind w:left="1554" w:hanging="420"/>
      </w:pPr>
      <w:rPr>
        <w:rFonts w:hint="eastAsia"/>
      </w:rPr>
    </w:lvl>
    <w:lvl w:ilvl="1" w:tplc="632C116C">
      <w:start w:val="1"/>
      <w:numFmt w:val="decimalEnclosedCircle"/>
      <w:lvlText w:val="%2"/>
      <w:lvlJc w:val="left"/>
      <w:pPr>
        <w:ind w:left="360" w:hanging="360"/>
      </w:pPr>
      <w:rPr>
        <w:rFonts w:hint="default"/>
      </w:rPr>
    </w:lvl>
    <w:lvl w:ilvl="2" w:tplc="54DE1F24">
      <w:start w:val="1"/>
      <w:numFmt w:val="decimal"/>
      <w:lvlText w:val="%3."/>
      <w:lvlJc w:val="left"/>
      <w:pPr>
        <w:ind w:left="2334" w:hanging="360"/>
      </w:pPr>
      <w:rPr>
        <w:rFonts w:hint="default"/>
      </w:rPr>
    </w:lvl>
    <w:lvl w:ilvl="3" w:tplc="0409000F" w:tentative="1">
      <w:start w:val="1"/>
      <w:numFmt w:val="decimal"/>
      <w:lvlText w:val="%4."/>
      <w:lvlJc w:val="left"/>
      <w:pPr>
        <w:ind w:left="2814" w:hanging="420"/>
      </w:pPr>
    </w:lvl>
    <w:lvl w:ilvl="4" w:tplc="04090017" w:tentative="1">
      <w:start w:val="1"/>
      <w:numFmt w:val="aiueoFullWidth"/>
      <w:lvlText w:val="(%5)"/>
      <w:lvlJc w:val="left"/>
      <w:pPr>
        <w:ind w:left="3234" w:hanging="420"/>
      </w:pPr>
    </w:lvl>
    <w:lvl w:ilvl="5" w:tplc="04090011" w:tentative="1">
      <w:start w:val="1"/>
      <w:numFmt w:val="decimalEnclosedCircle"/>
      <w:lvlText w:val="%6"/>
      <w:lvlJc w:val="left"/>
      <w:pPr>
        <w:ind w:left="3654" w:hanging="420"/>
      </w:pPr>
    </w:lvl>
    <w:lvl w:ilvl="6" w:tplc="0409000F" w:tentative="1">
      <w:start w:val="1"/>
      <w:numFmt w:val="decimal"/>
      <w:lvlText w:val="%7."/>
      <w:lvlJc w:val="left"/>
      <w:pPr>
        <w:ind w:left="4074" w:hanging="420"/>
      </w:pPr>
    </w:lvl>
    <w:lvl w:ilvl="7" w:tplc="04090017" w:tentative="1">
      <w:start w:val="1"/>
      <w:numFmt w:val="aiueoFullWidth"/>
      <w:lvlText w:val="(%8)"/>
      <w:lvlJc w:val="left"/>
      <w:pPr>
        <w:ind w:left="4494" w:hanging="420"/>
      </w:pPr>
    </w:lvl>
    <w:lvl w:ilvl="8" w:tplc="04090011" w:tentative="1">
      <w:start w:val="1"/>
      <w:numFmt w:val="decimalEnclosedCircle"/>
      <w:lvlText w:val="%9"/>
      <w:lvlJc w:val="left"/>
      <w:pPr>
        <w:ind w:left="4914" w:hanging="420"/>
      </w:pPr>
    </w:lvl>
  </w:abstractNum>
  <w:abstractNum w:abstractNumId="5" w15:restartNumberingAfterBreak="0">
    <w:nsid w:val="11C9772C"/>
    <w:multiLevelType w:val="hybridMultilevel"/>
    <w:tmpl w:val="52029268"/>
    <w:lvl w:ilvl="0" w:tplc="632C116C">
      <w:start w:val="1"/>
      <w:numFmt w:val="decimalEnclosedCircle"/>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6" w15:restartNumberingAfterBreak="0">
    <w:nsid w:val="182C09CD"/>
    <w:multiLevelType w:val="hybridMultilevel"/>
    <w:tmpl w:val="E3827472"/>
    <w:lvl w:ilvl="0" w:tplc="675A4F26">
      <w:start w:val="1"/>
      <w:numFmt w:val="decimal"/>
      <w:lvlText w:val="2-1-%1."/>
      <w:lvlJc w:val="left"/>
      <w:pPr>
        <w:ind w:left="1980" w:hanging="420"/>
      </w:pPr>
      <w:rPr>
        <w:rFonts w:hint="eastAsia"/>
      </w:rPr>
    </w:lvl>
    <w:lvl w:ilvl="1" w:tplc="04090017" w:tentative="1">
      <w:start w:val="1"/>
      <w:numFmt w:val="aiueoFullWidth"/>
      <w:lvlText w:val="(%2)"/>
      <w:lvlJc w:val="left"/>
      <w:pPr>
        <w:ind w:left="2400" w:hanging="420"/>
      </w:pPr>
    </w:lvl>
    <w:lvl w:ilvl="2" w:tplc="04090011" w:tentative="1">
      <w:start w:val="1"/>
      <w:numFmt w:val="decimalEnclosedCircle"/>
      <w:lvlText w:val="%3"/>
      <w:lvlJc w:val="left"/>
      <w:pPr>
        <w:ind w:left="2820" w:hanging="420"/>
      </w:pPr>
    </w:lvl>
    <w:lvl w:ilvl="3" w:tplc="0409000F" w:tentative="1">
      <w:start w:val="1"/>
      <w:numFmt w:val="decimal"/>
      <w:lvlText w:val="%4."/>
      <w:lvlJc w:val="left"/>
      <w:pPr>
        <w:ind w:left="3240" w:hanging="420"/>
      </w:pPr>
    </w:lvl>
    <w:lvl w:ilvl="4" w:tplc="04090017" w:tentative="1">
      <w:start w:val="1"/>
      <w:numFmt w:val="aiueoFullWidth"/>
      <w:lvlText w:val="(%5)"/>
      <w:lvlJc w:val="left"/>
      <w:pPr>
        <w:ind w:left="3660" w:hanging="420"/>
      </w:pPr>
    </w:lvl>
    <w:lvl w:ilvl="5" w:tplc="04090011" w:tentative="1">
      <w:start w:val="1"/>
      <w:numFmt w:val="decimalEnclosedCircle"/>
      <w:lvlText w:val="%6"/>
      <w:lvlJc w:val="left"/>
      <w:pPr>
        <w:ind w:left="4080" w:hanging="420"/>
      </w:pPr>
    </w:lvl>
    <w:lvl w:ilvl="6" w:tplc="0409000F" w:tentative="1">
      <w:start w:val="1"/>
      <w:numFmt w:val="decimal"/>
      <w:lvlText w:val="%7."/>
      <w:lvlJc w:val="left"/>
      <w:pPr>
        <w:ind w:left="4500" w:hanging="420"/>
      </w:pPr>
    </w:lvl>
    <w:lvl w:ilvl="7" w:tplc="04090017" w:tentative="1">
      <w:start w:val="1"/>
      <w:numFmt w:val="aiueoFullWidth"/>
      <w:lvlText w:val="(%8)"/>
      <w:lvlJc w:val="left"/>
      <w:pPr>
        <w:ind w:left="4920" w:hanging="420"/>
      </w:pPr>
    </w:lvl>
    <w:lvl w:ilvl="8" w:tplc="04090011" w:tentative="1">
      <w:start w:val="1"/>
      <w:numFmt w:val="decimalEnclosedCircle"/>
      <w:lvlText w:val="%9"/>
      <w:lvlJc w:val="left"/>
      <w:pPr>
        <w:ind w:left="5340" w:hanging="420"/>
      </w:pPr>
    </w:lvl>
  </w:abstractNum>
  <w:abstractNum w:abstractNumId="7" w15:restartNumberingAfterBreak="0">
    <w:nsid w:val="1A991216"/>
    <w:multiLevelType w:val="multilevel"/>
    <w:tmpl w:val="0409001D"/>
    <w:numStyleLink w:val="3"/>
  </w:abstractNum>
  <w:abstractNum w:abstractNumId="8" w15:restartNumberingAfterBreak="0">
    <w:nsid w:val="1F292FFE"/>
    <w:multiLevelType w:val="multilevel"/>
    <w:tmpl w:val="0409001D"/>
    <w:styleLink w:val="1"/>
    <w:lvl w:ilvl="0">
      <w:start w:val="2"/>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220002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2A80257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3000240C"/>
    <w:multiLevelType w:val="hybridMultilevel"/>
    <w:tmpl w:val="DCAC6886"/>
    <w:lvl w:ilvl="0" w:tplc="3FF292FC">
      <w:start w:val="1"/>
      <w:numFmt w:val="decimal"/>
      <w:lvlText w:val="3-2-%1."/>
      <w:lvlJc w:val="left"/>
      <w:pPr>
        <w:ind w:left="1974" w:hanging="420"/>
      </w:pPr>
      <w:rPr>
        <w:rFonts w:hint="eastAsia"/>
      </w:rPr>
    </w:lvl>
    <w:lvl w:ilvl="1" w:tplc="42F63BB6" w:tentative="1">
      <w:start w:val="1"/>
      <w:numFmt w:val="aiueoFullWidth"/>
      <w:lvlText w:val="(%2)"/>
      <w:lvlJc w:val="left"/>
      <w:pPr>
        <w:ind w:left="2394" w:hanging="420"/>
      </w:pPr>
    </w:lvl>
    <w:lvl w:ilvl="2" w:tplc="2CEEF6E6" w:tentative="1">
      <w:start w:val="1"/>
      <w:numFmt w:val="decimalEnclosedCircle"/>
      <w:lvlText w:val="%3"/>
      <w:lvlJc w:val="left"/>
      <w:pPr>
        <w:ind w:left="2814" w:hanging="420"/>
      </w:pPr>
    </w:lvl>
    <w:lvl w:ilvl="3" w:tplc="65B2FDCA" w:tentative="1">
      <w:start w:val="1"/>
      <w:numFmt w:val="decimal"/>
      <w:lvlText w:val="%4."/>
      <w:lvlJc w:val="left"/>
      <w:pPr>
        <w:ind w:left="3234" w:hanging="420"/>
      </w:pPr>
    </w:lvl>
    <w:lvl w:ilvl="4" w:tplc="CE80AD52" w:tentative="1">
      <w:start w:val="1"/>
      <w:numFmt w:val="aiueoFullWidth"/>
      <w:lvlText w:val="(%5)"/>
      <w:lvlJc w:val="left"/>
      <w:pPr>
        <w:ind w:left="3654" w:hanging="420"/>
      </w:pPr>
    </w:lvl>
    <w:lvl w:ilvl="5" w:tplc="D7849F3C" w:tentative="1">
      <w:start w:val="1"/>
      <w:numFmt w:val="decimalEnclosedCircle"/>
      <w:lvlText w:val="%6"/>
      <w:lvlJc w:val="left"/>
      <w:pPr>
        <w:ind w:left="4074" w:hanging="420"/>
      </w:pPr>
    </w:lvl>
    <w:lvl w:ilvl="6" w:tplc="334C49BE" w:tentative="1">
      <w:start w:val="1"/>
      <w:numFmt w:val="decimal"/>
      <w:lvlText w:val="%7."/>
      <w:lvlJc w:val="left"/>
      <w:pPr>
        <w:ind w:left="4494" w:hanging="420"/>
      </w:pPr>
    </w:lvl>
    <w:lvl w:ilvl="7" w:tplc="6F323F64" w:tentative="1">
      <w:start w:val="1"/>
      <w:numFmt w:val="aiueoFullWidth"/>
      <w:lvlText w:val="(%8)"/>
      <w:lvlJc w:val="left"/>
      <w:pPr>
        <w:ind w:left="4914" w:hanging="420"/>
      </w:pPr>
    </w:lvl>
    <w:lvl w:ilvl="8" w:tplc="436E617C" w:tentative="1">
      <w:start w:val="1"/>
      <w:numFmt w:val="decimalEnclosedCircle"/>
      <w:lvlText w:val="%9"/>
      <w:lvlJc w:val="left"/>
      <w:pPr>
        <w:ind w:left="5334" w:hanging="420"/>
      </w:pPr>
    </w:lvl>
  </w:abstractNum>
  <w:abstractNum w:abstractNumId="12" w15:restartNumberingAfterBreak="0">
    <w:nsid w:val="30294962"/>
    <w:multiLevelType w:val="hybridMultilevel"/>
    <w:tmpl w:val="A74EEAC2"/>
    <w:lvl w:ilvl="0" w:tplc="E160E582">
      <w:start w:val="1"/>
      <w:numFmt w:val="decimal"/>
      <w:lvlText w:val="4-%1."/>
      <w:lvlJc w:val="left"/>
      <w:pPr>
        <w:ind w:left="1554" w:hanging="420"/>
      </w:pPr>
      <w:rPr>
        <w:rFonts w:hint="eastAsia"/>
      </w:rPr>
    </w:lvl>
    <w:lvl w:ilvl="1" w:tplc="04090017" w:tentative="1">
      <w:start w:val="1"/>
      <w:numFmt w:val="aiueoFullWidth"/>
      <w:lvlText w:val="(%2)"/>
      <w:lvlJc w:val="left"/>
      <w:pPr>
        <w:ind w:left="1974" w:hanging="420"/>
      </w:pPr>
    </w:lvl>
    <w:lvl w:ilvl="2" w:tplc="04090011" w:tentative="1">
      <w:start w:val="1"/>
      <w:numFmt w:val="decimalEnclosedCircle"/>
      <w:lvlText w:val="%3"/>
      <w:lvlJc w:val="left"/>
      <w:pPr>
        <w:ind w:left="2394" w:hanging="420"/>
      </w:pPr>
    </w:lvl>
    <w:lvl w:ilvl="3" w:tplc="0409000F" w:tentative="1">
      <w:start w:val="1"/>
      <w:numFmt w:val="decimal"/>
      <w:lvlText w:val="%4."/>
      <w:lvlJc w:val="left"/>
      <w:pPr>
        <w:ind w:left="2814" w:hanging="420"/>
      </w:pPr>
    </w:lvl>
    <w:lvl w:ilvl="4" w:tplc="04090017" w:tentative="1">
      <w:start w:val="1"/>
      <w:numFmt w:val="aiueoFullWidth"/>
      <w:lvlText w:val="(%5)"/>
      <w:lvlJc w:val="left"/>
      <w:pPr>
        <w:ind w:left="3234" w:hanging="420"/>
      </w:pPr>
    </w:lvl>
    <w:lvl w:ilvl="5" w:tplc="04090011" w:tentative="1">
      <w:start w:val="1"/>
      <w:numFmt w:val="decimalEnclosedCircle"/>
      <w:lvlText w:val="%6"/>
      <w:lvlJc w:val="left"/>
      <w:pPr>
        <w:ind w:left="3654" w:hanging="420"/>
      </w:pPr>
    </w:lvl>
    <w:lvl w:ilvl="6" w:tplc="0409000F" w:tentative="1">
      <w:start w:val="1"/>
      <w:numFmt w:val="decimal"/>
      <w:lvlText w:val="%7."/>
      <w:lvlJc w:val="left"/>
      <w:pPr>
        <w:ind w:left="4074" w:hanging="420"/>
      </w:pPr>
    </w:lvl>
    <w:lvl w:ilvl="7" w:tplc="04090017" w:tentative="1">
      <w:start w:val="1"/>
      <w:numFmt w:val="aiueoFullWidth"/>
      <w:lvlText w:val="(%8)"/>
      <w:lvlJc w:val="left"/>
      <w:pPr>
        <w:ind w:left="4494" w:hanging="420"/>
      </w:pPr>
    </w:lvl>
    <w:lvl w:ilvl="8" w:tplc="04090011" w:tentative="1">
      <w:start w:val="1"/>
      <w:numFmt w:val="decimalEnclosedCircle"/>
      <w:lvlText w:val="%9"/>
      <w:lvlJc w:val="left"/>
      <w:pPr>
        <w:ind w:left="4914" w:hanging="420"/>
      </w:pPr>
    </w:lvl>
  </w:abstractNum>
  <w:abstractNum w:abstractNumId="13" w15:restartNumberingAfterBreak="0">
    <w:nsid w:val="32FA60D9"/>
    <w:multiLevelType w:val="hybridMultilevel"/>
    <w:tmpl w:val="3D9CDCA6"/>
    <w:lvl w:ilvl="0" w:tplc="14C419CE">
      <w:start w:val="1"/>
      <w:numFmt w:val="decimal"/>
      <w:lvlText w:val="4-%1."/>
      <w:lvlJc w:val="left"/>
      <w:pPr>
        <w:ind w:left="1554" w:hanging="420"/>
      </w:pPr>
      <w:rPr>
        <w:rFonts w:hint="eastAsia"/>
      </w:rPr>
    </w:lvl>
    <w:lvl w:ilvl="1" w:tplc="5D62FC6C">
      <w:start w:val="1"/>
      <w:numFmt w:val="decimalEnclosedCircle"/>
      <w:lvlText w:val="「%2"/>
      <w:lvlJc w:val="left"/>
      <w:pPr>
        <w:ind w:left="1914" w:hanging="360"/>
      </w:pPr>
      <w:rPr>
        <w:rFonts w:hint="default"/>
      </w:rPr>
    </w:lvl>
    <w:lvl w:ilvl="2" w:tplc="6FE41D20">
      <w:start w:val="1"/>
      <w:numFmt w:val="lowerLetter"/>
      <w:lvlText w:val="(%3)"/>
      <w:lvlJc w:val="left"/>
      <w:pPr>
        <w:ind w:left="2628" w:hanging="360"/>
      </w:pPr>
      <w:rPr>
        <w:rFonts w:hint="default"/>
        <w:sz w:val="18"/>
        <w:szCs w:val="18"/>
      </w:rPr>
    </w:lvl>
    <w:lvl w:ilvl="3" w:tplc="4394ED9E" w:tentative="1">
      <w:start w:val="1"/>
      <w:numFmt w:val="decimal"/>
      <w:lvlText w:val="%4."/>
      <w:lvlJc w:val="left"/>
      <w:pPr>
        <w:ind w:left="2814" w:hanging="420"/>
      </w:pPr>
    </w:lvl>
    <w:lvl w:ilvl="4" w:tplc="834C7E92" w:tentative="1">
      <w:start w:val="1"/>
      <w:numFmt w:val="aiueoFullWidth"/>
      <w:lvlText w:val="(%5)"/>
      <w:lvlJc w:val="left"/>
      <w:pPr>
        <w:ind w:left="3234" w:hanging="420"/>
      </w:pPr>
    </w:lvl>
    <w:lvl w:ilvl="5" w:tplc="10107B1A" w:tentative="1">
      <w:start w:val="1"/>
      <w:numFmt w:val="decimalEnclosedCircle"/>
      <w:lvlText w:val="%6"/>
      <w:lvlJc w:val="left"/>
      <w:pPr>
        <w:ind w:left="3654" w:hanging="420"/>
      </w:pPr>
    </w:lvl>
    <w:lvl w:ilvl="6" w:tplc="0C6CEB38" w:tentative="1">
      <w:start w:val="1"/>
      <w:numFmt w:val="decimal"/>
      <w:lvlText w:val="%7."/>
      <w:lvlJc w:val="left"/>
      <w:pPr>
        <w:ind w:left="4074" w:hanging="420"/>
      </w:pPr>
    </w:lvl>
    <w:lvl w:ilvl="7" w:tplc="68EC8596" w:tentative="1">
      <w:start w:val="1"/>
      <w:numFmt w:val="aiueoFullWidth"/>
      <w:lvlText w:val="(%8)"/>
      <w:lvlJc w:val="left"/>
      <w:pPr>
        <w:ind w:left="4494" w:hanging="420"/>
      </w:pPr>
    </w:lvl>
    <w:lvl w:ilvl="8" w:tplc="2D7A1CFA" w:tentative="1">
      <w:start w:val="1"/>
      <w:numFmt w:val="decimalEnclosedCircle"/>
      <w:lvlText w:val="%9"/>
      <w:lvlJc w:val="left"/>
      <w:pPr>
        <w:ind w:left="4914" w:hanging="420"/>
      </w:pPr>
    </w:lvl>
  </w:abstractNum>
  <w:abstractNum w:abstractNumId="14" w15:restartNumberingAfterBreak="0">
    <w:nsid w:val="34A66F4D"/>
    <w:multiLevelType w:val="multilevel"/>
    <w:tmpl w:val="0409001D"/>
    <w:numStyleLink w:val="3"/>
  </w:abstractNum>
  <w:abstractNum w:abstractNumId="15" w15:restartNumberingAfterBreak="0">
    <w:nsid w:val="35E314DA"/>
    <w:multiLevelType w:val="hybridMultilevel"/>
    <w:tmpl w:val="6900C144"/>
    <w:lvl w:ilvl="0" w:tplc="EE886D1C">
      <w:start w:val="1"/>
      <w:numFmt w:val="lowerLetter"/>
      <w:lvlText w:val="(%1)"/>
      <w:lvlJc w:val="left"/>
      <w:pPr>
        <w:ind w:left="1550" w:hanging="360"/>
      </w:pPr>
      <w:rPr>
        <w:rFonts w:hint="default"/>
        <w:sz w:val="18"/>
        <w:szCs w:val="18"/>
      </w:rPr>
    </w:lvl>
    <w:lvl w:ilvl="1" w:tplc="04090017" w:tentative="1">
      <w:start w:val="1"/>
      <w:numFmt w:val="aiueoFullWidth"/>
      <w:lvlText w:val="(%2)"/>
      <w:lvlJc w:val="left"/>
      <w:pPr>
        <w:ind w:left="2030" w:hanging="420"/>
      </w:pPr>
    </w:lvl>
    <w:lvl w:ilvl="2" w:tplc="04090011" w:tentative="1">
      <w:start w:val="1"/>
      <w:numFmt w:val="decimalEnclosedCircle"/>
      <w:lvlText w:val="%3"/>
      <w:lvlJc w:val="left"/>
      <w:pPr>
        <w:ind w:left="2450" w:hanging="420"/>
      </w:pPr>
    </w:lvl>
    <w:lvl w:ilvl="3" w:tplc="0409000F" w:tentative="1">
      <w:start w:val="1"/>
      <w:numFmt w:val="decimal"/>
      <w:lvlText w:val="%4."/>
      <w:lvlJc w:val="left"/>
      <w:pPr>
        <w:ind w:left="2870" w:hanging="420"/>
      </w:pPr>
    </w:lvl>
    <w:lvl w:ilvl="4" w:tplc="04090017" w:tentative="1">
      <w:start w:val="1"/>
      <w:numFmt w:val="aiueoFullWidth"/>
      <w:lvlText w:val="(%5)"/>
      <w:lvlJc w:val="left"/>
      <w:pPr>
        <w:ind w:left="3290" w:hanging="420"/>
      </w:pPr>
    </w:lvl>
    <w:lvl w:ilvl="5" w:tplc="04090011" w:tentative="1">
      <w:start w:val="1"/>
      <w:numFmt w:val="decimalEnclosedCircle"/>
      <w:lvlText w:val="%6"/>
      <w:lvlJc w:val="left"/>
      <w:pPr>
        <w:ind w:left="3710" w:hanging="420"/>
      </w:pPr>
    </w:lvl>
    <w:lvl w:ilvl="6" w:tplc="0409000F" w:tentative="1">
      <w:start w:val="1"/>
      <w:numFmt w:val="decimal"/>
      <w:lvlText w:val="%7."/>
      <w:lvlJc w:val="left"/>
      <w:pPr>
        <w:ind w:left="4130" w:hanging="420"/>
      </w:pPr>
    </w:lvl>
    <w:lvl w:ilvl="7" w:tplc="04090017" w:tentative="1">
      <w:start w:val="1"/>
      <w:numFmt w:val="aiueoFullWidth"/>
      <w:lvlText w:val="(%8)"/>
      <w:lvlJc w:val="left"/>
      <w:pPr>
        <w:ind w:left="4550" w:hanging="420"/>
      </w:pPr>
    </w:lvl>
    <w:lvl w:ilvl="8" w:tplc="04090011" w:tentative="1">
      <w:start w:val="1"/>
      <w:numFmt w:val="decimalEnclosedCircle"/>
      <w:lvlText w:val="%9"/>
      <w:lvlJc w:val="left"/>
      <w:pPr>
        <w:ind w:left="4970" w:hanging="420"/>
      </w:pPr>
    </w:lvl>
  </w:abstractNum>
  <w:abstractNum w:abstractNumId="16" w15:restartNumberingAfterBreak="0">
    <w:nsid w:val="3B91666B"/>
    <w:multiLevelType w:val="hybridMultilevel"/>
    <w:tmpl w:val="A918920A"/>
    <w:lvl w:ilvl="0" w:tplc="6D747BA2">
      <w:start w:val="1"/>
      <w:numFmt w:val="decimal"/>
      <w:lvlText w:val="1-%1."/>
      <w:lvlJc w:val="left"/>
      <w:pPr>
        <w:ind w:left="1680" w:hanging="420"/>
      </w:pPr>
      <w:rPr>
        <w:rFonts w:hint="eastAsia"/>
      </w:rPr>
    </w:lvl>
    <w:lvl w:ilvl="1" w:tplc="6AA00A7E" w:tentative="1">
      <w:start w:val="1"/>
      <w:numFmt w:val="aiueoFullWidth"/>
      <w:lvlText w:val="(%2)"/>
      <w:lvlJc w:val="left"/>
      <w:pPr>
        <w:ind w:left="2100" w:hanging="420"/>
      </w:pPr>
    </w:lvl>
    <w:lvl w:ilvl="2" w:tplc="EF042898" w:tentative="1">
      <w:start w:val="1"/>
      <w:numFmt w:val="decimalEnclosedCircle"/>
      <w:lvlText w:val="%3"/>
      <w:lvlJc w:val="left"/>
      <w:pPr>
        <w:ind w:left="2520" w:hanging="420"/>
      </w:pPr>
    </w:lvl>
    <w:lvl w:ilvl="3" w:tplc="DBCEFB70" w:tentative="1">
      <w:start w:val="1"/>
      <w:numFmt w:val="decimal"/>
      <w:lvlText w:val="%4."/>
      <w:lvlJc w:val="left"/>
      <w:pPr>
        <w:ind w:left="2940" w:hanging="420"/>
      </w:pPr>
    </w:lvl>
    <w:lvl w:ilvl="4" w:tplc="975E8484" w:tentative="1">
      <w:start w:val="1"/>
      <w:numFmt w:val="aiueoFullWidth"/>
      <w:lvlText w:val="(%5)"/>
      <w:lvlJc w:val="left"/>
      <w:pPr>
        <w:ind w:left="3360" w:hanging="420"/>
      </w:pPr>
    </w:lvl>
    <w:lvl w:ilvl="5" w:tplc="5E8EDC72" w:tentative="1">
      <w:start w:val="1"/>
      <w:numFmt w:val="decimalEnclosedCircle"/>
      <w:lvlText w:val="%6"/>
      <w:lvlJc w:val="left"/>
      <w:pPr>
        <w:ind w:left="3780" w:hanging="420"/>
      </w:pPr>
    </w:lvl>
    <w:lvl w:ilvl="6" w:tplc="C4849876" w:tentative="1">
      <w:start w:val="1"/>
      <w:numFmt w:val="decimal"/>
      <w:lvlText w:val="%7."/>
      <w:lvlJc w:val="left"/>
      <w:pPr>
        <w:ind w:left="4200" w:hanging="420"/>
      </w:pPr>
    </w:lvl>
    <w:lvl w:ilvl="7" w:tplc="89F4CA3A" w:tentative="1">
      <w:start w:val="1"/>
      <w:numFmt w:val="aiueoFullWidth"/>
      <w:lvlText w:val="(%8)"/>
      <w:lvlJc w:val="left"/>
      <w:pPr>
        <w:ind w:left="4620" w:hanging="420"/>
      </w:pPr>
    </w:lvl>
    <w:lvl w:ilvl="8" w:tplc="A50AE300" w:tentative="1">
      <w:start w:val="1"/>
      <w:numFmt w:val="decimalEnclosedCircle"/>
      <w:lvlText w:val="%9"/>
      <w:lvlJc w:val="left"/>
      <w:pPr>
        <w:ind w:left="5040" w:hanging="420"/>
      </w:pPr>
    </w:lvl>
  </w:abstractNum>
  <w:abstractNum w:abstractNumId="17" w15:restartNumberingAfterBreak="0">
    <w:nsid w:val="3C2D408D"/>
    <w:multiLevelType w:val="multilevel"/>
    <w:tmpl w:val="0409001D"/>
    <w:styleLink w:val="3"/>
    <w:lvl w:ilvl="0">
      <w:start w:val="3"/>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3E5C0310"/>
    <w:multiLevelType w:val="hybridMultilevel"/>
    <w:tmpl w:val="D8329BE4"/>
    <w:lvl w:ilvl="0" w:tplc="8DD4A2D8">
      <w:start w:val="1"/>
      <w:numFmt w:val="decimalFullWidth"/>
      <w:lvlText w:val="%1．"/>
      <w:lvlJc w:val="left"/>
      <w:pPr>
        <w:ind w:left="400" w:hanging="40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3ED366AC"/>
    <w:multiLevelType w:val="multilevel"/>
    <w:tmpl w:val="DDB282C4"/>
    <w:lvl w:ilvl="0">
      <w:start w:val="1"/>
      <w:numFmt w:val="decimalFullWidth"/>
      <w:suff w:val="nothing"/>
      <w:lvlText w:val="%1"/>
      <w:lvlJc w:val="left"/>
      <w:pPr>
        <w:ind w:left="1276" w:firstLine="0"/>
      </w:pPr>
      <w:rPr>
        <w:rFonts w:hint="eastAsia"/>
        <w:sz w:val="24"/>
        <w:szCs w:val="24"/>
      </w:rPr>
    </w:lvl>
    <w:lvl w:ilvl="1">
      <w:start w:val="1"/>
      <w:numFmt w:val="decimalFullWidth"/>
      <w:suff w:val="nothing"/>
      <w:lvlText w:val="%1-%2"/>
      <w:lvlJc w:val="left"/>
      <w:pPr>
        <w:ind w:left="5103" w:firstLine="0"/>
      </w:pPr>
    </w:lvl>
    <w:lvl w:ilvl="2">
      <w:start w:val="1"/>
      <w:numFmt w:val="decimalFullWidth"/>
      <w:suff w:val="nothing"/>
      <w:lvlText w:val="%1-%2-%3"/>
      <w:lvlJc w:val="left"/>
      <w:pPr>
        <w:ind w:left="0" w:firstLine="0"/>
      </w:pPr>
    </w:lvl>
    <w:lvl w:ilvl="3">
      <w:start w:val="1"/>
      <w:numFmt w:val="decimalFullWidth"/>
      <w:suff w:val="nothing"/>
      <w:lvlText w:val="%1-%2-%3-%4"/>
      <w:lvlJc w:val="left"/>
      <w:pPr>
        <w:ind w:left="0" w:firstLine="0"/>
      </w:pPr>
    </w:lvl>
    <w:lvl w:ilvl="4">
      <w:start w:val="1"/>
      <w:numFmt w:val="decimalFullWidth"/>
      <w:suff w:val="nothing"/>
      <w:lvlText w:val="%1-%2-%3-%4-%5"/>
      <w:lvlJc w:val="left"/>
      <w:pPr>
        <w:ind w:left="0" w:firstLine="0"/>
      </w:pPr>
    </w:lvl>
    <w:lvl w:ilvl="5">
      <w:start w:val="1"/>
      <w:numFmt w:val="decimalFullWidth"/>
      <w:suff w:val="nothing"/>
      <w:lvlText w:val="%1-%2-%3-%4-%5-%6"/>
      <w:lvlJc w:val="left"/>
      <w:pPr>
        <w:ind w:left="0" w:firstLine="0"/>
      </w:pPr>
    </w:lvl>
    <w:lvl w:ilvl="6">
      <w:start w:val="1"/>
      <w:numFmt w:val="decimalFullWidth"/>
      <w:suff w:val="nothing"/>
      <w:lvlText w:val="%1-%2-%3-%4-%5-%6-%7"/>
      <w:lvlJc w:val="left"/>
      <w:pPr>
        <w:ind w:left="0" w:firstLine="0"/>
      </w:pPr>
    </w:lvl>
    <w:lvl w:ilvl="7">
      <w:start w:val="1"/>
      <w:numFmt w:val="decimalFullWidth"/>
      <w:suff w:val="nothing"/>
      <w:lvlText w:val="%1-%2-%3-%4-%5-%6-%7-%8"/>
      <w:lvlJc w:val="left"/>
      <w:pPr>
        <w:ind w:left="0" w:firstLine="0"/>
      </w:pPr>
    </w:lvl>
    <w:lvl w:ilvl="8">
      <w:start w:val="1"/>
      <w:numFmt w:val="decimalFullWidth"/>
      <w:suff w:val="nothing"/>
      <w:lvlText w:val="%1-%2-%3-%4-%5-%6-%7-%8-%9"/>
      <w:lvlJc w:val="left"/>
      <w:pPr>
        <w:ind w:left="0" w:firstLine="0"/>
      </w:pPr>
    </w:lvl>
  </w:abstractNum>
  <w:abstractNum w:abstractNumId="20" w15:restartNumberingAfterBreak="0">
    <w:nsid w:val="43C92A66"/>
    <w:multiLevelType w:val="hybridMultilevel"/>
    <w:tmpl w:val="DEB8B74A"/>
    <w:lvl w:ilvl="0" w:tplc="EAB480AC">
      <w:start w:val="1"/>
      <w:numFmt w:val="lowerLetter"/>
      <w:lvlText w:val="(%1)"/>
      <w:lvlJc w:val="left"/>
      <w:pPr>
        <w:ind w:left="2770" w:hanging="360"/>
      </w:pPr>
      <w:rPr>
        <w:rFonts w:hint="default"/>
      </w:rPr>
    </w:lvl>
    <w:lvl w:ilvl="1" w:tplc="04090017" w:tentative="1">
      <w:start w:val="1"/>
      <w:numFmt w:val="aiueoFullWidth"/>
      <w:lvlText w:val="(%2)"/>
      <w:lvlJc w:val="left"/>
      <w:pPr>
        <w:ind w:left="3250" w:hanging="420"/>
      </w:pPr>
    </w:lvl>
    <w:lvl w:ilvl="2" w:tplc="04090011" w:tentative="1">
      <w:start w:val="1"/>
      <w:numFmt w:val="decimalEnclosedCircle"/>
      <w:lvlText w:val="%3"/>
      <w:lvlJc w:val="left"/>
      <w:pPr>
        <w:ind w:left="3670" w:hanging="420"/>
      </w:pPr>
    </w:lvl>
    <w:lvl w:ilvl="3" w:tplc="0409000F" w:tentative="1">
      <w:start w:val="1"/>
      <w:numFmt w:val="decimal"/>
      <w:lvlText w:val="%4."/>
      <w:lvlJc w:val="left"/>
      <w:pPr>
        <w:ind w:left="4090" w:hanging="420"/>
      </w:pPr>
    </w:lvl>
    <w:lvl w:ilvl="4" w:tplc="04090017" w:tentative="1">
      <w:start w:val="1"/>
      <w:numFmt w:val="aiueoFullWidth"/>
      <w:lvlText w:val="(%5)"/>
      <w:lvlJc w:val="left"/>
      <w:pPr>
        <w:ind w:left="4510" w:hanging="420"/>
      </w:pPr>
    </w:lvl>
    <w:lvl w:ilvl="5" w:tplc="04090011" w:tentative="1">
      <w:start w:val="1"/>
      <w:numFmt w:val="decimalEnclosedCircle"/>
      <w:lvlText w:val="%6"/>
      <w:lvlJc w:val="left"/>
      <w:pPr>
        <w:ind w:left="4930" w:hanging="420"/>
      </w:pPr>
    </w:lvl>
    <w:lvl w:ilvl="6" w:tplc="0409000F" w:tentative="1">
      <w:start w:val="1"/>
      <w:numFmt w:val="decimal"/>
      <w:lvlText w:val="%7."/>
      <w:lvlJc w:val="left"/>
      <w:pPr>
        <w:ind w:left="5350" w:hanging="420"/>
      </w:pPr>
    </w:lvl>
    <w:lvl w:ilvl="7" w:tplc="04090017" w:tentative="1">
      <w:start w:val="1"/>
      <w:numFmt w:val="aiueoFullWidth"/>
      <w:lvlText w:val="(%8)"/>
      <w:lvlJc w:val="left"/>
      <w:pPr>
        <w:ind w:left="5770" w:hanging="420"/>
      </w:pPr>
    </w:lvl>
    <w:lvl w:ilvl="8" w:tplc="04090011" w:tentative="1">
      <w:start w:val="1"/>
      <w:numFmt w:val="decimalEnclosedCircle"/>
      <w:lvlText w:val="%9"/>
      <w:lvlJc w:val="left"/>
      <w:pPr>
        <w:ind w:left="6190" w:hanging="420"/>
      </w:pPr>
    </w:lvl>
  </w:abstractNum>
  <w:abstractNum w:abstractNumId="21" w15:restartNumberingAfterBreak="0">
    <w:nsid w:val="44ED0330"/>
    <w:multiLevelType w:val="hybridMultilevel"/>
    <w:tmpl w:val="FF029DA6"/>
    <w:lvl w:ilvl="0" w:tplc="A8F8CB00">
      <w:start w:val="1"/>
      <w:numFmt w:val="decimal"/>
      <w:lvlText w:val="1-%1."/>
      <w:lvlJc w:val="left"/>
      <w:pPr>
        <w:ind w:left="1554" w:hanging="420"/>
      </w:pPr>
      <w:rPr>
        <w:rFonts w:hint="eastAsia"/>
      </w:rPr>
    </w:lvl>
    <w:lvl w:ilvl="1" w:tplc="439055F8" w:tentative="1">
      <w:start w:val="1"/>
      <w:numFmt w:val="aiueoFullWidth"/>
      <w:lvlText w:val="(%2)"/>
      <w:lvlJc w:val="left"/>
      <w:pPr>
        <w:ind w:left="1974" w:hanging="420"/>
      </w:pPr>
    </w:lvl>
    <w:lvl w:ilvl="2" w:tplc="5EB4765E" w:tentative="1">
      <w:start w:val="1"/>
      <w:numFmt w:val="decimalEnclosedCircle"/>
      <w:lvlText w:val="%3"/>
      <w:lvlJc w:val="left"/>
      <w:pPr>
        <w:ind w:left="2394" w:hanging="420"/>
      </w:pPr>
    </w:lvl>
    <w:lvl w:ilvl="3" w:tplc="5D305542" w:tentative="1">
      <w:start w:val="1"/>
      <w:numFmt w:val="decimal"/>
      <w:lvlText w:val="%4."/>
      <w:lvlJc w:val="left"/>
      <w:pPr>
        <w:ind w:left="2814" w:hanging="420"/>
      </w:pPr>
    </w:lvl>
    <w:lvl w:ilvl="4" w:tplc="41D61258" w:tentative="1">
      <w:start w:val="1"/>
      <w:numFmt w:val="aiueoFullWidth"/>
      <w:lvlText w:val="(%5)"/>
      <w:lvlJc w:val="left"/>
      <w:pPr>
        <w:ind w:left="3234" w:hanging="420"/>
      </w:pPr>
    </w:lvl>
    <w:lvl w:ilvl="5" w:tplc="1FFEC9AA" w:tentative="1">
      <w:start w:val="1"/>
      <w:numFmt w:val="decimalEnclosedCircle"/>
      <w:lvlText w:val="%6"/>
      <w:lvlJc w:val="left"/>
      <w:pPr>
        <w:ind w:left="3654" w:hanging="420"/>
      </w:pPr>
    </w:lvl>
    <w:lvl w:ilvl="6" w:tplc="045CB56A" w:tentative="1">
      <w:start w:val="1"/>
      <w:numFmt w:val="decimal"/>
      <w:lvlText w:val="%7."/>
      <w:lvlJc w:val="left"/>
      <w:pPr>
        <w:ind w:left="4074" w:hanging="420"/>
      </w:pPr>
    </w:lvl>
    <w:lvl w:ilvl="7" w:tplc="3B988840" w:tentative="1">
      <w:start w:val="1"/>
      <w:numFmt w:val="aiueoFullWidth"/>
      <w:lvlText w:val="(%8)"/>
      <w:lvlJc w:val="left"/>
      <w:pPr>
        <w:ind w:left="4494" w:hanging="420"/>
      </w:pPr>
    </w:lvl>
    <w:lvl w:ilvl="8" w:tplc="967A657E" w:tentative="1">
      <w:start w:val="1"/>
      <w:numFmt w:val="decimalEnclosedCircle"/>
      <w:lvlText w:val="%9"/>
      <w:lvlJc w:val="left"/>
      <w:pPr>
        <w:ind w:left="4914" w:hanging="420"/>
      </w:pPr>
    </w:lvl>
  </w:abstractNum>
  <w:abstractNum w:abstractNumId="22" w15:restartNumberingAfterBreak="0">
    <w:nsid w:val="49284D95"/>
    <w:multiLevelType w:val="hybridMultilevel"/>
    <w:tmpl w:val="6A302BA8"/>
    <w:lvl w:ilvl="0" w:tplc="532E940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4DA90078"/>
    <w:multiLevelType w:val="multilevel"/>
    <w:tmpl w:val="99607DD2"/>
    <w:lvl w:ilvl="0">
      <w:start w:val="1"/>
      <w:numFmt w:val="decimal"/>
      <w:lvlText w:val="2-%1."/>
      <w:lvlJc w:val="left"/>
      <w:pPr>
        <w:ind w:left="1554" w:hanging="420"/>
      </w:pPr>
      <w:rPr>
        <w:rFonts w:hint="eastAsia"/>
      </w:rPr>
    </w:lvl>
    <w:lvl w:ilvl="1">
      <w:start w:val="1"/>
      <w:numFmt w:val="aiueoFullWidth"/>
      <w:lvlText w:val="(%2)"/>
      <w:lvlJc w:val="left"/>
      <w:pPr>
        <w:ind w:left="1974" w:hanging="420"/>
      </w:pPr>
      <w:rPr>
        <w:rFonts w:hint="eastAsia"/>
      </w:rPr>
    </w:lvl>
    <w:lvl w:ilvl="2">
      <w:start w:val="1"/>
      <w:numFmt w:val="decimalEnclosedCircle"/>
      <w:lvlText w:val="%3"/>
      <w:lvlJc w:val="left"/>
      <w:pPr>
        <w:ind w:left="2394" w:hanging="420"/>
      </w:pPr>
      <w:rPr>
        <w:rFonts w:hint="eastAsia"/>
      </w:rPr>
    </w:lvl>
    <w:lvl w:ilvl="3">
      <w:start w:val="1"/>
      <w:numFmt w:val="decimal"/>
      <w:lvlText w:val="%4."/>
      <w:lvlJc w:val="left"/>
      <w:pPr>
        <w:ind w:left="2814" w:hanging="420"/>
      </w:pPr>
      <w:rPr>
        <w:rFonts w:hint="eastAsia"/>
      </w:rPr>
    </w:lvl>
    <w:lvl w:ilvl="4">
      <w:start w:val="1"/>
      <w:numFmt w:val="aiueoFullWidth"/>
      <w:lvlText w:val="(%5)"/>
      <w:lvlJc w:val="left"/>
      <w:pPr>
        <w:ind w:left="3234" w:hanging="420"/>
      </w:pPr>
      <w:rPr>
        <w:rFonts w:hint="eastAsia"/>
      </w:rPr>
    </w:lvl>
    <w:lvl w:ilvl="5">
      <w:start w:val="1"/>
      <w:numFmt w:val="decimalEnclosedCircle"/>
      <w:lvlText w:val="%6"/>
      <w:lvlJc w:val="left"/>
      <w:pPr>
        <w:ind w:left="3654" w:hanging="420"/>
      </w:pPr>
      <w:rPr>
        <w:rFonts w:hint="eastAsia"/>
      </w:rPr>
    </w:lvl>
    <w:lvl w:ilvl="6">
      <w:start w:val="1"/>
      <w:numFmt w:val="decimal"/>
      <w:lvlText w:val="%7."/>
      <w:lvlJc w:val="left"/>
      <w:pPr>
        <w:ind w:left="4074" w:hanging="420"/>
      </w:pPr>
      <w:rPr>
        <w:rFonts w:hint="eastAsia"/>
      </w:rPr>
    </w:lvl>
    <w:lvl w:ilvl="7">
      <w:start w:val="1"/>
      <w:numFmt w:val="aiueoFullWidth"/>
      <w:lvlText w:val="(%8)"/>
      <w:lvlJc w:val="left"/>
      <w:pPr>
        <w:ind w:left="4494" w:hanging="420"/>
      </w:pPr>
      <w:rPr>
        <w:rFonts w:hint="eastAsia"/>
      </w:rPr>
    </w:lvl>
    <w:lvl w:ilvl="8">
      <w:start w:val="1"/>
      <w:numFmt w:val="decimalEnclosedCircle"/>
      <w:lvlText w:val="%9"/>
      <w:lvlJc w:val="left"/>
      <w:pPr>
        <w:ind w:left="4914" w:hanging="420"/>
      </w:pPr>
      <w:rPr>
        <w:rFonts w:hint="eastAsia"/>
      </w:rPr>
    </w:lvl>
  </w:abstractNum>
  <w:abstractNum w:abstractNumId="24" w15:restartNumberingAfterBreak="0">
    <w:nsid w:val="62471965"/>
    <w:multiLevelType w:val="multilevel"/>
    <w:tmpl w:val="46AC9820"/>
    <w:lvl w:ilvl="0">
      <w:start w:val="1"/>
      <w:numFmt w:val="decimal"/>
      <w:lvlText w:val="3-1-%1."/>
      <w:lvlJc w:val="left"/>
      <w:pPr>
        <w:ind w:left="1979" w:hanging="420"/>
      </w:pPr>
      <w:rPr>
        <w:rFonts w:hint="eastAsia"/>
      </w:rPr>
    </w:lvl>
    <w:lvl w:ilvl="1">
      <w:start w:val="1"/>
      <w:numFmt w:val="aiueoFullWidth"/>
      <w:lvlText w:val="(%2)"/>
      <w:lvlJc w:val="left"/>
      <w:pPr>
        <w:ind w:left="2399" w:hanging="420"/>
      </w:pPr>
      <w:rPr>
        <w:rFonts w:hint="eastAsia"/>
      </w:rPr>
    </w:lvl>
    <w:lvl w:ilvl="2">
      <w:start w:val="1"/>
      <w:numFmt w:val="decimalEnclosedCircle"/>
      <w:lvlText w:val="%3"/>
      <w:lvlJc w:val="left"/>
      <w:pPr>
        <w:ind w:left="2819" w:hanging="420"/>
      </w:pPr>
      <w:rPr>
        <w:rFonts w:hint="eastAsia"/>
      </w:rPr>
    </w:lvl>
    <w:lvl w:ilvl="3">
      <w:start w:val="1"/>
      <w:numFmt w:val="decimal"/>
      <w:lvlText w:val="%4."/>
      <w:lvlJc w:val="left"/>
      <w:pPr>
        <w:ind w:left="3239" w:hanging="420"/>
      </w:pPr>
      <w:rPr>
        <w:rFonts w:hint="eastAsia"/>
      </w:rPr>
    </w:lvl>
    <w:lvl w:ilvl="4">
      <w:start w:val="1"/>
      <w:numFmt w:val="aiueoFullWidth"/>
      <w:lvlText w:val="(%5)"/>
      <w:lvlJc w:val="left"/>
      <w:pPr>
        <w:ind w:left="3659" w:hanging="420"/>
      </w:pPr>
      <w:rPr>
        <w:rFonts w:hint="eastAsia"/>
      </w:rPr>
    </w:lvl>
    <w:lvl w:ilvl="5">
      <w:start w:val="1"/>
      <w:numFmt w:val="decimalEnclosedCircle"/>
      <w:lvlText w:val="%6"/>
      <w:lvlJc w:val="left"/>
      <w:pPr>
        <w:ind w:left="4079" w:hanging="420"/>
      </w:pPr>
      <w:rPr>
        <w:rFonts w:hint="eastAsia"/>
      </w:rPr>
    </w:lvl>
    <w:lvl w:ilvl="6">
      <w:start w:val="1"/>
      <w:numFmt w:val="decimal"/>
      <w:lvlText w:val="%7."/>
      <w:lvlJc w:val="left"/>
      <w:pPr>
        <w:ind w:left="4499" w:hanging="420"/>
      </w:pPr>
      <w:rPr>
        <w:rFonts w:hint="eastAsia"/>
      </w:rPr>
    </w:lvl>
    <w:lvl w:ilvl="7">
      <w:start w:val="1"/>
      <w:numFmt w:val="aiueoFullWidth"/>
      <w:lvlText w:val="(%8)"/>
      <w:lvlJc w:val="left"/>
      <w:pPr>
        <w:ind w:left="4919" w:hanging="420"/>
      </w:pPr>
      <w:rPr>
        <w:rFonts w:hint="eastAsia"/>
      </w:rPr>
    </w:lvl>
    <w:lvl w:ilvl="8">
      <w:start w:val="1"/>
      <w:numFmt w:val="decimalEnclosedCircle"/>
      <w:lvlText w:val="%9"/>
      <w:lvlJc w:val="left"/>
      <w:pPr>
        <w:ind w:left="5339" w:hanging="420"/>
      </w:pPr>
      <w:rPr>
        <w:rFonts w:hint="eastAsia"/>
      </w:rPr>
    </w:lvl>
  </w:abstractNum>
  <w:abstractNum w:abstractNumId="25" w15:restartNumberingAfterBreak="0">
    <w:nsid w:val="640A224B"/>
    <w:multiLevelType w:val="hybridMultilevel"/>
    <w:tmpl w:val="3D9CDCA6"/>
    <w:lvl w:ilvl="0" w:tplc="14C419CE">
      <w:start w:val="1"/>
      <w:numFmt w:val="decimal"/>
      <w:lvlText w:val="4-%1."/>
      <w:lvlJc w:val="left"/>
      <w:pPr>
        <w:ind w:left="1554" w:hanging="420"/>
      </w:pPr>
      <w:rPr>
        <w:rFonts w:hint="eastAsia"/>
      </w:rPr>
    </w:lvl>
    <w:lvl w:ilvl="1" w:tplc="5D62FC6C">
      <w:start w:val="1"/>
      <w:numFmt w:val="decimalEnclosedCircle"/>
      <w:lvlText w:val="「%2"/>
      <w:lvlJc w:val="left"/>
      <w:pPr>
        <w:ind w:left="1914" w:hanging="360"/>
      </w:pPr>
      <w:rPr>
        <w:rFonts w:hint="default"/>
      </w:rPr>
    </w:lvl>
    <w:lvl w:ilvl="2" w:tplc="6FE41D20">
      <w:start w:val="1"/>
      <w:numFmt w:val="lowerLetter"/>
      <w:lvlText w:val="(%3)"/>
      <w:lvlJc w:val="left"/>
      <w:pPr>
        <w:ind w:left="2628" w:hanging="360"/>
      </w:pPr>
      <w:rPr>
        <w:rFonts w:hint="default"/>
        <w:sz w:val="18"/>
        <w:szCs w:val="18"/>
      </w:rPr>
    </w:lvl>
    <w:lvl w:ilvl="3" w:tplc="4394ED9E" w:tentative="1">
      <w:start w:val="1"/>
      <w:numFmt w:val="decimal"/>
      <w:lvlText w:val="%4."/>
      <w:lvlJc w:val="left"/>
      <w:pPr>
        <w:ind w:left="2814" w:hanging="420"/>
      </w:pPr>
    </w:lvl>
    <w:lvl w:ilvl="4" w:tplc="834C7E92" w:tentative="1">
      <w:start w:val="1"/>
      <w:numFmt w:val="aiueoFullWidth"/>
      <w:lvlText w:val="(%5)"/>
      <w:lvlJc w:val="left"/>
      <w:pPr>
        <w:ind w:left="3234" w:hanging="420"/>
      </w:pPr>
    </w:lvl>
    <w:lvl w:ilvl="5" w:tplc="10107B1A" w:tentative="1">
      <w:start w:val="1"/>
      <w:numFmt w:val="decimalEnclosedCircle"/>
      <w:lvlText w:val="%6"/>
      <w:lvlJc w:val="left"/>
      <w:pPr>
        <w:ind w:left="3654" w:hanging="420"/>
      </w:pPr>
    </w:lvl>
    <w:lvl w:ilvl="6" w:tplc="0C6CEB38" w:tentative="1">
      <w:start w:val="1"/>
      <w:numFmt w:val="decimal"/>
      <w:lvlText w:val="%7."/>
      <w:lvlJc w:val="left"/>
      <w:pPr>
        <w:ind w:left="4074" w:hanging="420"/>
      </w:pPr>
    </w:lvl>
    <w:lvl w:ilvl="7" w:tplc="68EC8596" w:tentative="1">
      <w:start w:val="1"/>
      <w:numFmt w:val="aiueoFullWidth"/>
      <w:lvlText w:val="(%8)"/>
      <w:lvlJc w:val="left"/>
      <w:pPr>
        <w:ind w:left="4494" w:hanging="420"/>
      </w:pPr>
    </w:lvl>
    <w:lvl w:ilvl="8" w:tplc="2D7A1CFA" w:tentative="1">
      <w:start w:val="1"/>
      <w:numFmt w:val="decimalEnclosedCircle"/>
      <w:lvlText w:val="%9"/>
      <w:lvlJc w:val="left"/>
      <w:pPr>
        <w:ind w:left="4914" w:hanging="420"/>
      </w:pPr>
    </w:lvl>
  </w:abstractNum>
  <w:abstractNum w:abstractNumId="26" w15:restartNumberingAfterBreak="0">
    <w:nsid w:val="65984FFE"/>
    <w:multiLevelType w:val="hybridMultilevel"/>
    <w:tmpl w:val="587E509A"/>
    <w:lvl w:ilvl="0" w:tplc="CD105BFE">
      <w:start w:val="1"/>
      <w:numFmt w:val="decimal"/>
      <w:lvlText w:val="3-2-%1."/>
      <w:lvlJc w:val="left"/>
      <w:pPr>
        <w:ind w:left="1974" w:hanging="420"/>
      </w:pPr>
      <w:rPr>
        <w:rFonts w:hint="eastAsia"/>
      </w:rPr>
    </w:lvl>
    <w:lvl w:ilvl="1" w:tplc="18FAAB74" w:tentative="1">
      <w:start w:val="1"/>
      <w:numFmt w:val="aiueoFullWidth"/>
      <w:lvlText w:val="(%2)"/>
      <w:lvlJc w:val="left"/>
      <w:pPr>
        <w:ind w:left="2394" w:hanging="420"/>
      </w:pPr>
    </w:lvl>
    <w:lvl w:ilvl="2" w:tplc="04090011" w:tentative="1">
      <w:start w:val="1"/>
      <w:numFmt w:val="decimalEnclosedCircle"/>
      <w:lvlText w:val="%3"/>
      <w:lvlJc w:val="left"/>
      <w:pPr>
        <w:ind w:left="2814" w:hanging="420"/>
      </w:pPr>
    </w:lvl>
    <w:lvl w:ilvl="3" w:tplc="0409000F" w:tentative="1">
      <w:start w:val="1"/>
      <w:numFmt w:val="decimal"/>
      <w:lvlText w:val="%4."/>
      <w:lvlJc w:val="left"/>
      <w:pPr>
        <w:ind w:left="3234" w:hanging="420"/>
      </w:pPr>
    </w:lvl>
    <w:lvl w:ilvl="4" w:tplc="04090017" w:tentative="1">
      <w:start w:val="1"/>
      <w:numFmt w:val="aiueoFullWidth"/>
      <w:lvlText w:val="(%5)"/>
      <w:lvlJc w:val="left"/>
      <w:pPr>
        <w:ind w:left="3654" w:hanging="420"/>
      </w:pPr>
    </w:lvl>
    <w:lvl w:ilvl="5" w:tplc="04090011" w:tentative="1">
      <w:start w:val="1"/>
      <w:numFmt w:val="decimalEnclosedCircle"/>
      <w:lvlText w:val="%6"/>
      <w:lvlJc w:val="left"/>
      <w:pPr>
        <w:ind w:left="4074" w:hanging="420"/>
      </w:pPr>
    </w:lvl>
    <w:lvl w:ilvl="6" w:tplc="0409000F" w:tentative="1">
      <w:start w:val="1"/>
      <w:numFmt w:val="decimal"/>
      <w:lvlText w:val="%7."/>
      <w:lvlJc w:val="left"/>
      <w:pPr>
        <w:ind w:left="4494" w:hanging="420"/>
      </w:pPr>
    </w:lvl>
    <w:lvl w:ilvl="7" w:tplc="04090017" w:tentative="1">
      <w:start w:val="1"/>
      <w:numFmt w:val="aiueoFullWidth"/>
      <w:lvlText w:val="(%8)"/>
      <w:lvlJc w:val="left"/>
      <w:pPr>
        <w:ind w:left="4914" w:hanging="420"/>
      </w:pPr>
    </w:lvl>
    <w:lvl w:ilvl="8" w:tplc="04090011" w:tentative="1">
      <w:start w:val="1"/>
      <w:numFmt w:val="decimalEnclosedCircle"/>
      <w:lvlText w:val="%9"/>
      <w:lvlJc w:val="left"/>
      <w:pPr>
        <w:ind w:left="5334" w:hanging="420"/>
      </w:pPr>
    </w:lvl>
  </w:abstractNum>
  <w:abstractNum w:abstractNumId="27" w15:restartNumberingAfterBreak="0">
    <w:nsid w:val="6DF92E6B"/>
    <w:multiLevelType w:val="hybridMultilevel"/>
    <w:tmpl w:val="D9ECBCDC"/>
    <w:lvl w:ilvl="0" w:tplc="E334F306">
      <w:start w:val="1"/>
      <w:numFmt w:val="decimal"/>
      <w:lvlText w:val="%1)"/>
      <w:lvlJc w:val="left"/>
      <w:pPr>
        <w:ind w:left="560" w:hanging="360"/>
      </w:pPr>
      <w:rPr>
        <w:rFonts w:ascii="Meiryo UI" w:eastAsia="Meiryo UI" w:hAnsi="Meiryo UI" w:hint="default"/>
        <w:b w:val="0"/>
        <w:color w:val="auto"/>
        <w:sz w:val="20"/>
      </w:rPr>
    </w:lvl>
    <w:lvl w:ilvl="1" w:tplc="04090017" w:tentative="1">
      <w:start w:val="1"/>
      <w:numFmt w:val="aiueoFullWidth"/>
      <w:lvlText w:val="(%2)"/>
      <w:lvlJc w:val="left"/>
      <w:pPr>
        <w:ind w:left="1040" w:hanging="420"/>
      </w:pPr>
    </w:lvl>
    <w:lvl w:ilvl="2" w:tplc="04090011" w:tentative="1">
      <w:start w:val="1"/>
      <w:numFmt w:val="decimalEnclosedCircle"/>
      <w:lvlText w:val="%3"/>
      <w:lvlJc w:val="left"/>
      <w:pPr>
        <w:ind w:left="1460" w:hanging="420"/>
      </w:pPr>
    </w:lvl>
    <w:lvl w:ilvl="3" w:tplc="0409000F" w:tentative="1">
      <w:start w:val="1"/>
      <w:numFmt w:val="decimal"/>
      <w:lvlText w:val="%4."/>
      <w:lvlJc w:val="left"/>
      <w:pPr>
        <w:ind w:left="1880" w:hanging="420"/>
      </w:pPr>
    </w:lvl>
    <w:lvl w:ilvl="4" w:tplc="04090017" w:tentative="1">
      <w:start w:val="1"/>
      <w:numFmt w:val="aiueoFullWidth"/>
      <w:lvlText w:val="(%5)"/>
      <w:lvlJc w:val="left"/>
      <w:pPr>
        <w:ind w:left="2300" w:hanging="420"/>
      </w:pPr>
    </w:lvl>
    <w:lvl w:ilvl="5" w:tplc="04090011" w:tentative="1">
      <w:start w:val="1"/>
      <w:numFmt w:val="decimalEnclosedCircle"/>
      <w:lvlText w:val="%6"/>
      <w:lvlJc w:val="left"/>
      <w:pPr>
        <w:ind w:left="2720" w:hanging="420"/>
      </w:pPr>
    </w:lvl>
    <w:lvl w:ilvl="6" w:tplc="0409000F" w:tentative="1">
      <w:start w:val="1"/>
      <w:numFmt w:val="decimal"/>
      <w:lvlText w:val="%7."/>
      <w:lvlJc w:val="left"/>
      <w:pPr>
        <w:ind w:left="3140" w:hanging="420"/>
      </w:pPr>
    </w:lvl>
    <w:lvl w:ilvl="7" w:tplc="04090017" w:tentative="1">
      <w:start w:val="1"/>
      <w:numFmt w:val="aiueoFullWidth"/>
      <w:lvlText w:val="(%8)"/>
      <w:lvlJc w:val="left"/>
      <w:pPr>
        <w:ind w:left="3560" w:hanging="420"/>
      </w:pPr>
    </w:lvl>
    <w:lvl w:ilvl="8" w:tplc="04090011" w:tentative="1">
      <w:start w:val="1"/>
      <w:numFmt w:val="decimalEnclosedCircle"/>
      <w:lvlText w:val="%9"/>
      <w:lvlJc w:val="left"/>
      <w:pPr>
        <w:ind w:left="3980" w:hanging="420"/>
      </w:pPr>
    </w:lvl>
  </w:abstractNum>
  <w:abstractNum w:abstractNumId="28" w15:restartNumberingAfterBreak="0">
    <w:nsid w:val="6F486888"/>
    <w:multiLevelType w:val="hybridMultilevel"/>
    <w:tmpl w:val="801C1514"/>
    <w:lvl w:ilvl="0" w:tplc="E160E582">
      <w:start w:val="1"/>
      <w:numFmt w:val="decimal"/>
      <w:lvlText w:val="3-%1."/>
      <w:lvlJc w:val="left"/>
      <w:pPr>
        <w:ind w:left="1554" w:hanging="420"/>
      </w:pPr>
      <w:rPr>
        <w:rFonts w:hint="eastAsia"/>
      </w:rPr>
    </w:lvl>
    <w:lvl w:ilvl="1" w:tplc="04090017">
      <w:start w:val="1"/>
      <w:numFmt w:val="decimalEnclosedCircle"/>
      <w:lvlText w:val="%2"/>
      <w:lvlJc w:val="left"/>
      <w:pPr>
        <w:ind w:left="1914" w:hanging="360"/>
      </w:pPr>
      <w:rPr>
        <w:rFonts w:hint="default"/>
      </w:rPr>
    </w:lvl>
    <w:lvl w:ilvl="2" w:tplc="04090011" w:tentative="1">
      <w:start w:val="1"/>
      <w:numFmt w:val="decimalEnclosedCircle"/>
      <w:lvlText w:val="%3"/>
      <w:lvlJc w:val="left"/>
      <w:pPr>
        <w:ind w:left="2394" w:hanging="420"/>
      </w:pPr>
    </w:lvl>
    <w:lvl w:ilvl="3" w:tplc="0409000F" w:tentative="1">
      <w:start w:val="1"/>
      <w:numFmt w:val="decimal"/>
      <w:lvlText w:val="%4."/>
      <w:lvlJc w:val="left"/>
      <w:pPr>
        <w:ind w:left="2814" w:hanging="420"/>
      </w:pPr>
    </w:lvl>
    <w:lvl w:ilvl="4" w:tplc="04090017" w:tentative="1">
      <w:start w:val="1"/>
      <w:numFmt w:val="aiueoFullWidth"/>
      <w:lvlText w:val="(%5)"/>
      <w:lvlJc w:val="left"/>
      <w:pPr>
        <w:ind w:left="3234" w:hanging="420"/>
      </w:pPr>
    </w:lvl>
    <w:lvl w:ilvl="5" w:tplc="04090011" w:tentative="1">
      <w:start w:val="1"/>
      <w:numFmt w:val="decimalEnclosedCircle"/>
      <w:lvlText w:val="%6"/>
      <w:lvlJc w:val="left"/>
      <w:pPr>
        <w:ind w:left="3654" w:hanging="420"/>
      </w:pPr>
    </w:lvl>
    <w:lvl w:ilvl="6" w:tplc="0409000F" w:tentative="1">
      <w:start w:val="1"/>
      <w:numFmt w:val="decimal"/>
      <w:lvlText w:val="%7."/>
      <w:lvlJc w:val="left"/>
      <w:pPr>
        <w:ind w:left="4074" w:hanging="420"/>
      </w:pPr>
    </w:lvl>
    <w:lvl w:ilvl="7" w:tplc="04090017" w:tentative="1">
      <w:start w:val="1"/>
      <w:numFmt w:val="aiueoFullWidth"/>
      <w:lvlText w:val="(%8)"/>
      <w:lvlJc w:val="left"/>
      <w:pPr>
        <w:ind w:left="4494" w:hanging="420"/>
      </w:pPr>
    </w:lvl>
    <w:lvl w:ilvl="8" w:tplc="04090011" w:tentative="1">
      <w:start w:val="1"/>
      <w:numFmt w:val="decimalEnclosedCircle"/>
      <w:lvlText w:val="%9"/>
      <w:lvlJc w:val="left"/>
      <w:pPr>
        <w:ind w:left="4914" w:hanging="420"/>
      </w:pPr>
    </w:lvl>
  </w:abstractNum>
  <w:abstractNum w:abstractNumId="29" w15:restartNumberingAfterBreak="0">
    <w:nsid w:val="717A1FD5"/>
    <w:multiLevelType w:val="multilevel"/>
    <w:tmpl w:val="0409001D"/>
    <w:styleLink w:val="2"/>
    <w:lvl w:ilvl="0">
      <w:start w:val="2"/>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72EE6821"/>
    <w:multiLevelType w:val="hybridMultilevel"/>
    <w:tmpl w:val="B316D264"/>
    <w:lvl w:ilvl="0" w:tplc="42D662B2">
      <w:start w:val="1"/>
      <w:numFmt w:val="decimalFullWidth"/>
      <w:lvlText w:val="%1．"/>
      <w:lvlJc w:val="left"/>
      <w:pPr>
        <w:ind w:left="930" w:hanging="72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31" w15:restartNumberingAfterBreak="0">
    <w:nsid w:val="79743749"/>
    <w:multiLevelType w:val="hybridMultilevel"/>
    <w:tmpl w:val="977AACBC"/>
    <w:lvl w:ilvl="0" w:tplc="E8B8855C">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7C8A1235"/>
    <w:multiLevelType w:val="hybridMultilevel"/>
    <w:tmpl w:val="21868A80"/>
    <w:lvl w:ilvl="0" w:tplc="4D38F5F0">
      <w:start w:val="1"/>
      <w:numFmt w:val="decimalFullWidth"/>
      <w:lvlText w:val="%1．"/>
      <w:lvlJc w:val="left"/>
      <w:pPr>
        <w:ind w:left="420" w:hanging="420"/>
      </w:pPr>
      <w:rPr>
        <w:rFonts w:hint="default"/>
      </w:rPr>
    </w:lvl>
    <w:lvl w:ilvl="1" w:tplc="8B92DA86">
      <w:start w:val="1"/>
      <w:numFmt w:val="aiueoFullWidth"/>
      <w:lvlText w:val="(%2)"/>
      <w:lvlJc w:val="left"/>
      <w:pPr>
        <w:ind w:left="840" w:hanging="420"/>
      </w:pPr>
    </w:lvl>
    <w:lvl w:ilvl="2" w:tplc="E1BC7BD2">
      <w:start w:val="1"/>
      <w:numFmt w:val="decimalEnclosedCircle"/>
      <w:lvlText w:val="%3"/>
      <w:lvlJc w:val="left"/>
      <w:pPr>
        <w:ind w:left="1260" w:hanging="420"/>
      </w:pPr>
    </w:lvl>
    <w:lvl w:ilvl="3" w:tplc="C4C8E9FA">
      <w:start w:val="1"/>
      <w:numFmt w:val="decimal"/>
      <w:lvlText w:val="%4."/>
      <w:lvlJc w:val="left"/>
      <w:pPr>
        <w:ind w:left="1680" w:hanging="420"/>
      </w:pPr>
    </w:lvl>
    <w:lvl w:ilvl="4" w:tplc="B1BC0060" w:tentative="1">
      <w:start w:val="1"/>
      <w:numFmt w:val="aiueoFullWidth"/>
      <w:lvlText w:val="(%5)"/>
      <w:lvlJc w:val="left"/>
      <w:pPr>
        <w:ind w:left="2100" w:hanging="420"/>
      </w:pPr>
    </w:lvl>
    <w:lvl w:ilvl="5" w:tplc="BA562B86" w:tentative="1">
      <w:start w:val="1"/>
      <w:numFmt w:val="decimalEnclosedCircle"/>
      <w:lvlText w:val="%6"/>
      <w:lvlJc w:val="left"/>
      <w:pPr>
        <w:ind w:left="2520" w:hanging="420"/>
      </w:pPr>
    </w:lvl>
    <w:lvl w:ilvl="6" w:tplc="3E802C6E" w:tentative="1">
      <w:start w:val="1"/>
      <w:numFmt w:val="decimal"/>
      <w:lvlText w:val="%7."/>
      <w:lvlJc w:val="left"/>
      <w:pPr>
        <w:ind w:left="2940" w:hanging="420"/>
      </w:pPr>
    </w:lvl>
    <w:lvl w:ilvl="7" w:tplc="D94E3A4A" w:tentative="1">
      <w:start w:val="1"/>
      <w:numFmt w:val="aiueoFullWidth"/>
      <w:lvlText w:val="(%8)"/>
      <w:lvlJc w:val="left"/>
      <w:pPr>
        <w:ind w:left="3360" w:hanging="420"/>
      </w:pPr>
    </w:lvl>
    <w:lvl w:ilvl="8" w:tplc="722C93CC" w:tentative="1">
      <w:start w:val="1"/>
      <w:numFmt w:val="decimalEnclosedCircle"/>
      <w:lvlText w:val="%9"/>
      <w:lvlJc w:val="left"/>
      <w:pPr>
        <w:ind w:left="3780" w:hanging="420"/>
      </w:pPr>
    </w:lvl>
  </w:abstractNum>
  <w:abstractNum w:abstractNumId="33" w15:restartNumberingAfterBreak="0">
    <w:nsid w:val="7E5D7C1D"/>
    <w:multiLevelType w:val="hybridMultilevel"/>
    <w:tmpl w:val="BB648FF8"/>
    <w:lvl w:ilvl="0" w:tplc="A5BCAD52">
      <w:start w:val="1"/>
      <w:numFmt w:val="decimalFullWidth"/>
      <w:lvlText w:val="%1．"/>
      <w:lvlJc w:val="left"/>
      <w:pPr>
        <w:ind w:left="930" w:hanging="72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num w:numId="1">
    <w:abstractNumId w:val="8"/>
  </w:num>
  <w:num w:numId="2">
    <w:abstractNumId w:val="19"/>
  </w:num>
  <w:num w:numId="3">
    <w:abstractNumId w:val="29"/>
  </w:num>
  <w:num w:numId="4">
    <w:abstractNumId w:val="23"/>
  </w:num>
  <w:num w:numId="5">
    <w:abstractNumId w:val="17"/>
  </w:num>
  <w:num w:numId="6">
    <w:abstractNumId w:val="4"/>
  </w:num>
  <w:num w:numId="7">
    <w:abstractNumId w:val="1"/>
  </w:num>
  <w:num w:numId="8">
    <w:abstractNumId w:val="24"/>
  </w:num>
  <w:num w:numId="9">
    <w:abstractNumId w:val="26"/>
  </w:num>
  <w:num w:numId="10">
    <w:abstractNumId w:val="25"/>
  </w:num>
  <w:num w:numId="11">
    <w:abstractNumId w:val="14"/>
  </w:num>
  <w:num w:numId="12">
    <w:abstractNumId w:val="7"/>
  </w:num>
  <w:num w:numId="13">
    <w:abstractNumId w:val="0"/>
  </w:num>
  <w:num w:numId="14">
    <w:abstractNumId w:val="6"/>
  </w:num>
  <w:num w:numId="15">
    <w:abstractNumId w:val="3"/>
  </w:num>
  <w:num w:numId="16">
    <w:abstractNumId w:val="16"/>
  </w:num>
  <w:num w:numId="17">
    <w:abstractNumId w:val="21"/>
  </w:num>
  <w:num w:numId="18">
    <w:abstractNumId w:val="28"/>
  </w:num>
  <w:num w:numId="19">
    <w:abstractNumId w:val="11"/>
  </w:num>
  <w:num w:numId="20">
    <w:abstractNumId w:val="12"/>
  </w:num>
  <w:num w:numId="21">
    <w:abstractNumId w:val="32"/>
  </w:num>
  <w:num w:numId="22">
    <w:abstractNumId w:val="10"/>
  </w:num>
  <w:num w:numId="23">
    <w:abstractNumId w:val="2"/>
  </w:num>
  <w:num w:numId="24">
    <w:abstractNumId w:val="15"/>
  </w:num>
  <w:num w:numId="25">
    <w:abstractNumId w:val="31"/>
  </w:num>
  <w:num w:numId="26">
    <w:abstractNumId w:val="22"/>
  </w:num>
  <w:num w:numId="27">
    <w:abstractNumId w:val="20"/>
  </w:num>
  <w:num w:numId="28">
    <w:abstractNumId w:val="13"/>
  </w:num>
  <w:num w:numId="29">
    <w:abstractNumId w:val="30"/>
  </w:num>
  <w:num w:numId="30">
    <w:abstractNumId w:val="18"/>
  </w:num>
  <w:num w:numId="31">
    <w:abstractNumId w:val="33"/>
  </w:num>
  <w:num w:numId="32">
    <w:abstractNumId w:val="5"/>
  </w:num>
  <w:num w:numId="33">
    <w:abstractNumId w:val="9"/>
  </w:num>
  <w:num w:numId="34">
    <w:abstractNumId w:val="27"/>
  </w:num>
  <w:numIdMacAtCleanup w:val="1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akasugi tetsuro(中杉 哲郎 ＫＩＣ ○Ｐ技Ｃ)">
    <w15:presenceInfo w15:providerId="AD" w15:userId="S-1-5-21-1784929220-1778768584-3679737892-294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bordersDoNotSurroundHeader/>
  <w:bordersDoNotSurroundFooter/>
  <w:activeWritingStyle w:appName="MSWord" w:lang="en-US" w:vendorID="64" w:dllVersion="131078" w:nlCheck="1" w:checkStyle="0"/>
  <w:activeWritingStyle w:appName="MSWord" w:lang="ja-JP" w:vendorID="64" w:dllVersion="131078" w:nlCheck="1" w:checkStyle="1"/>
  <w:trackRevisions/>
  <w:defaultTabStop w:val="840"/>
  <w:displayHorizontalDrawingGridEvery w:val="0"/>
  <w:displayVerticalDrawingGridEvery w:val="2"/>
  <w:characterSpacingControl w:val="compressPunctuation"/>
  <w:hdrShapeDefaults>
    <o:shapedefaults v:ext="edit" spidmax="10241">
      <v:textbox inset="5.85pt,.7pt,5.85pt,.7pt"/>
    </o:shapedefaults>
  </w:hdrShapeDefaults>
  <w:footnotePr>
    <w:numFmt w:val="lowerRoman"/>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79A5"/>
    <w:rsid w:val="00000D20"/>
    <w:rsid w:val="0000124D"/>
    <w:rsid w:val="00001E92"/>
    <w:rsid w:val="00002A18"/>
    <w:rsid w:val="000030B1"/>
    <w:rsid w:val="00003453"/>
    <w:rsid w:val="00003AA1"/>
    <w:rsid w:val="00003D5E"/>
    <w:rsid w:val="0000723D"/>
    <w:rsid w:val="00007626"/>
    <w:rsid w:val="0001030A"/>
    <w:rsid w:val="000105BE"/>
    <w:rsid w:val="000116F0"/>
    <w:rsid w:val="00011939"/>
    <w:rsid w:val="00011D49"/>
    <w:rsid w:val="00012341"/>
    <w:rsid w:val="00012AAF"/>
    <w:rsid w:val="00012C8C"/>
    <w:rsid w:val="00012E7D"/>
    <w:rsid w:val="00013667"/>
    <w:rsid w:val="00014583"/>
    <w:rsid w:val="0001467D"/>
    <w:rsid w:val="00014FA0"/>
    <w:rsid w:val="0001547C"/>
    <w:rsid w:val="00015A6C"/>
    <w:rsid w:val="00015EE6"/>
    <w:rsid w:val="000167A9"/>
    <w:rsid w:val="000169B1"/>
    <w:rsid w:val="00016A7F"/>
    <w:rsid w:val="0001729F"/>
    <w:rsid w:val="00017805"/>
    <w:rsid w:val="00017BB0"/>
    <w:rsid w:val="00017E40"/>
    <w:rsid w:val="0002001F"/>
    <w:rsid w:val="000210FC"/>
    <w:rsid w:val="00021397"/>
    <w:rsid w:val="000213E5"/>
    <w:rsid w:val="000217D7"/>
    <w:rsid w:val="000218BB"/>
    <w:rsid w:val="00025962"/>
    <w:rsid w:val="000259CA"/>
    <w:rsid w:val="0002632B"/>
    <w:rsid w:val="00027444"/>
    <w:rsid w:val="0002759E"/>
    <w:rsid w:val="00027800"/>
    <w:rsid w:val="00027851"/>
    <w:rsid w:val="00027A86"/>
    <w:rsid w:val="000312BC"/>
    <w:rsid w:val="0003131C"/>
    <w:rsid w:val="00031910"/>
    <w:rsid w:val="00031CC1"/>
    <w:rsid w:val="00031DB4"/>
    <w:rsid w:val="00031EA0"/>
    <w:rsid w:val="00031FD3"/>
    <w:rsid w:val="000327BF"/>
    <w:rsid w:val="000352DF"/>
    <w:rsid w:val="00035300"/>
    <w:rsid w:val="0003559E"/>
    <w:rsid w:val="0003562C"/>
    <w:rsid w:val="0003567E"/>
    <w:rsid w:val="00035BBD"/>
    <w:rsid w:val="00035DD4"/>
    <w:rsid w:val="00037582"/>
    <w:rsid w:val="000400E2"/>
    <w:rsid w:val="000403BB"/>
    <w:rsid w:val="00040739"/>
    <w:rsid w:val="000407C7"/>
    <w:rsid w:val="00041610"/>
    <w:rsid w:val="00042C10"/>
    <w:rsid w:val="00043590"/>
    <w:rsid w:val="00043863"/>
    <w:rsid w:val="00044318"/>
    <w:rsid w:val="0004431C"/>
    <w:rsid w:val="0004458D"/>
    <w:rsid w:val="00044CC6"/>
    <w:rsid w:val="00044E74"/>
    <w:rsid w:val="000453F2"/>
    <w:rsid w:val="00045AC8"/>
    <w:rsid w:val="00047343"/>
    <w:rsid w:val="00051674"/>
    <w:rsid w:val="0005175C"/>
    <w:rsid w:val="00051D67"/>
    <w:rsid w:val="00051D93"/>
    <w:rsid w:val="00051EA4"/>
    <w:rsid w:val="00051FD4"/>
    <w:rsid w:val="000522BB"/>
    <w:rsid w:val="000528E8"/>
    <w:rsid w:val="000533EC"/>
    <w:rsid w:val="00054871"/>
    <w:rsid w:val="0005505C"/>
    <w:rsid w:val="000555DA"/>
    <w:rsid w:val="00056B28"/>
    <w:rsid w:val="00056F1E"/>
    <w:rsid w:val="00057019"/>
    <w:rsid w:val="00057CA2"/>
    <w:rsid w:val="00057D02"/>
    <w:rsid w:val="00057D23"/>
    <w:rsid w:val="000607C6"/>
    <w:rsid w:val="00060AC7"/>
    <w:rsid w:val="00060E0E"/>
    <w:rsid w:val="000612C7"/>
    <w:rsid w:val="00061428"/>
    <w:rsid w:val="000614B7"/>
    <w:rsid w:val="000617BA"/>
    <w:rsid w:val="00061927"/>
    <w:rsid w:val="000625B6"/>
    <w:rsid w:val="00062A72"/>
    <w:rsid w:val="00062DB3"/>
    <w:rsid w:val="00062F2E"/>
    <w:rsid w:val="00062FBA"/>
    <w:rsid w:val="00063601"/>
    <w:rsid w:val="000644E3"/>
    <w:rsid w:val="000655F4"/>
    <w:rsid w:val="00065A1D"/>
    <w:rsid w:val="00066267"/>
    <w:rsid w:val="00066CE9"/>
    <w:rsid w:val="00066DB7"/>
    <w:rsid w:val="00067433"/>
    <w:rsid w:val="00067D58"/>
    <w:rsid w:val="000708AF"/>
    <w:rsid w:val="000710DC"/>
    <w:rsid w:val="00071FBF"/>
    <w:rsid w:val="000720A5"/>
    <w:rsid w:val="00072307"/>
    <w:rsid w:val="00072596"/>
    <w:rsid w:val="00072825"/>
    <w:rsid w:val="000731D2"/>
    <w:rsid w:val="00073370"/>
    <w:rsid w:val="00073DA6"/>
    <w:rsid w:val="000743A0"/>
    <w:rsid w:val="00074FDB"/>
    <w:rsid w:val="00075631"/>
    <w:rsid w:val="0007710B"/>
    <w:rsid w:val="000773C3"/>
    <w:rsid w:val="00077AC0"/>
    <w:rsid w:val="00077ADB"/>
    <w:rsid w:val="00077F61"/>
    <w:rsid w:val="00080416"/>
    <w:rsid w:val="000815EC"/>
    <w:rsid w:val="00082931"/>
    <w:rsid w:val="00084246"/>
    <w:rsid w:val="000842BA"/>
    <w:rsid w:val="0008453C"/>
    <w:rsid w:val="000851B7"/>
    <w:rsid w:val="000852D0"/>
    <w:rsid w:val="00086304"/>
    <w:rsid w:val="00086BEF"/>
    <w:rsid w:val="0008730F"/>
    <w:rsid w:val="000873BE"/>
    <w:rsid w:val="000875B0"/>
    <w:rsid w:val="000876E6"/>
    <w:rsid w:val="00087860"/>
    <w:rsid w:val="00090271"/>
    <w:rsid w:val="00090D27"/>
    <w:rsid w:val="00091D56"/>
    <w:rsid w:val="0009357A"/>
    <w:rsid w:val="00093FD9"/>
    <w:rsid w:val="0009414E"/>
    <w:rsid w:val="0009435F"/>
    <w:rsid w:val="00094B98"/>
    <w:rsid w:val="00095365"/>
    <w:rsid w:val="00096E02"/>
    <w:rsid w:val="0009738B"/>
    <w:rsid w:val="0009763D"/>
    <w:rsid w:val="00097C2E"/>
    <w:rsid w:val="000A019C"/>
    <w:rsid w:val="000A1576"/>
    <w:rsid w:val="000A1E9D"/>
    <w:rsid w:val="000A1F26"/>
    <w:rsid w:val="000A23FD"/>
    <w:rsid w:val="000A4822"/>
    <w:rsid w:val="000A4EC2"/>
    <w:rsid w:val="000A5788"/>
    <w:rsid w:val="000A5901"/>
    <w:rsid w:val="000A5AB2"/>
    <w:rsid w:val="000A71E6"/>
    <w:rsid w:val="000A74E0"/>
    <w:rsid w:val="000A781E"/>
    <w:rsid w:val="000A7AA2"/>
    <w:rsid w:val="000A7D5D"/>
    <w:rsid w:val="000B00E6"/>
    <w:rsid w:val="000B02C5"/>
    <w:rsid w:val="000B034D"/>
    <w:rsid w:val="000B07B4"/>
    <w:rsid w:val="000B0898"/>
    <w:rsid w:val="000B0C93"/>
    <w:rsid w:val="000B16A7"/>
    <w:rsid w:val="000B16C8"/>
    <w:rsid w:val="000B1CFD"/>
    <w:rsid w:val="000B1FAD"/>
    <w:rsid w:val="000B22AF"/>
    <w:rsid w:val="000B25B2"/>
    <w:rsid w:val="000B3217"/>
    <w:rsid w:val="000B3A2D"/>
    <w:rsid w:val="000B3CDE"/>
    <w:rsid w:val="000B3F06"/>
    <w:rsid w:val="000B4081"/>
    <w:rsid w:val="000B40B1"/>
    <w:rsid w:val="000B4D9C"/>
    <w:rsid w:val="000B524B"/>
    <w:rsid w:val="000B59C9"/>
    <w:rsid w:val="000B5E55"/>
    <w:rsid w:val="000B61B2"/>
    <w:rsid w:val="000B631F"/>
    <w:rsid w:val="000B6519"/>
    <w:rsid w:val="000B719C"/>
    <w:rsid w:val="000B7BA3"/>
    <w:rsid w:val="000C0650"/>
    <w:rsid w:val="000C0B0B"/>
    <w:rsid w:val="000C0C75"/>
    <w:rsid w:val="000C194B"/>
    <w:rsid w:val="000C1D40"/>
    <w:rsid w:val="000C1E23"/>
    <w:rsid w:val="000C372B"/>
    <w:rsid w:val="000C38A5"/>
    <w:rsid w:val="000C3BB5"/>
    <w:rsid w:val="000C43D6"/>
    <w:rsid w:val="000C43F6"/>
    <w:rsid w:val="000C5FCC"/>
    <w:rsid w:val="000C6CF4"/>
    <w:rsid w:val="000C75A5"/>
    <w:rsid w:val="000C76D5"/>
    <w:rsid w:val="000D01B3"/>
    <w:rsid w:val="000D05C9"/>
    <w:rsid w:val="000D0EB4"/>
    <w:rsid w:val="000D117B"/>
    <w:rsid w:val="000D1DA1"/>
    <w:rsid w:val="000D25C3"/>
    <w:rsid w:val="000D3C81"/>
    <w:rsid w:val="000D44FE"/>
    <w:rsid w:val="000D482B"/>
    <w:rsid w:val="000D5848"/>
    <w:rsid w:val="000D59FF"/>
    <w:rsid w:val="000D6394"/>
    <w:rsid w:val="000D645F"/>
    <w:rsid w:val="000D727D"/>
    <w:rsid w:val="000D7552"/>
    <w:rsid w:val="000E0E9C"/>
    <w:rsid w:val="000E141D"/>
    <w:rsid w:val="000E1C90"/>
    <w:rsid w:val="000E1D16"/>
    <w:rsid w:val="000E233F"/>
    <w:rsid w:val="000E24C6"/>
    <w:rsid w:val="000E2E80"/>
    <w:rsid w:val="000E3428"/>
    <w:rsid w:val="000E34C5"/>
    <w:rsid w:val="000E34F4"/>
    <w:rsid w:val="000E3773"/>
    <w:rsid w:val="000E3C55"/>
    <w:rsid w:val="000E4056"/>
    <w:rsid w:val="000E41AF"/>
    <w:rsid w:val="000E4695"/>
    <w:rsid w:val="000E46B7"/>
    <w:rsid w:val="000E4CC2"/>
    <w:rsid w:val="000E55AC"/>
    <w:rsid w:val="000E576C"/>
    <w:rsid w:val="000E59A3"/>
    <w:rsid w:val="000E763E"/>
    <w:rsid w:val="000F006D"/>
    <w:rsid w:val="000F1293"/>
    <w:rsid w:val="000F22A6"/>
    <w:rsid w:val="000F2380"/>
    <w:rsid w:val="000F24A5"/>
    <w:rsid w:val="000F2600"/>
    <w:rsid w:val="000F32FB"/>
    <w:rsid w:val="000F35D5"/>
    <w:rsid w:val="000F37BC"/>
    <w:rsid w:val="000F392B"/>
    <w:rsid w:val="000F4602"/>
    <w:rsid w:val="000F4B19"/>
    <w:rsid w:val="000F5AAA"/>
    <w:rsid w:val="000F5BE3"/>
    <w:rsid w:val="000F64FE"/>
    <w:rsid w:val="000F65D1"/>
    <w:rsid w:val="000F6844"/>
    <w:rsid w:val="000F6ABD"/>
    <w:rsid w:val="000F70FF"/>
    <w:rsid w:val="000F750D"/>
    <w:rsid w:val="000F7A77"/>
    <w:rsid w:val="000F7F0B"/>
    <w:rsid w:val="001007A6"/>
    <w:rsid w:val="00100951"/>
    <w:rsid w:val="001009AD"/>
    <w:rsid w:val="00101011"/>
    <w:rsid w:val="001014F1"/>
    <w:rsid w:val="00101520"/>
    <w:rsid w:val="00102677"/>
    <w:rsid w:val="00104610"/>
    <w:rsid w:val="00107886"/>
    <w:rsid w:val="00110BAD"/>
    <w:rsid w:val="00111079"/>
    <w:rsid w:val="00111D59"/>
    <w:rsid w:val="00112000"/>
    <w:rsid w:val="00113714"/>
    <w:rsid w:val="00114C8E"/>
    <w:rsid w:val="00114FAE"/>
    <w:rsid w:val="00114FBA"/>
    <w:rsid w:val="001156D2"/>
    <w:rsid w:val="0011583B"/>
    <w:rsid w:val="00115992"/>
    <w:rsid w:val="00116DE0"/>
    <w:rsid w:val="001172C4"/>
    <w:rsid w:val="00117334"/>
    <w:rsid w:val="00117573"/>
    <w:rsid w:val="001204DD"/>
    <w:rsid w:val="00121042"/>
    <w:rsid w:val="00121774"/>
    <w:rsid w:val="001245AC"/>
    <w:rsid w:val="001250DA"/>
    <w:rsid w:val="00125A71"/>
    <w:rsid w:val="00126663"/>
    <w:rsid w:val="00127A97"/>
    <w:rsid w:val="0013003C"/>
    <w:rsid w:val="0013043F"/>
    <w:rsid w:val="001304C7"/>
    <w:rsid w:val="00131DE8"/>
    <w:rsid w:val="0013236C"/>
    <w:rsid w:val="00132F32"/>
    <w:rsid w:val="0013327A"/>
    <w:rsid w:val="001333EE"/>
    <w:rsid w:val="00133777"/>
    <w:rsid w:val="00133F91"/>
    <w:rsid w:val="001342A4"/>
    <w:rsid w:val="00134618"/>
    <w:rsid w:val="00134E1E"/>
    <w:rsid w:val="0013500E"/>
    <w:rsid w:val="00135288"/>
    <w:rsid w:val="00135298"/>
    <w:rsid w:val="00135E93"/>
    <w:rsid w:val="00136FB3"/>
    <w:rsid w:val="00137467"/>
    <w:rsid w:val="00137498"/>
    <w:rsid w:val="00137680"/>
    <w:rsid w:val="00137776"/>
    <w:rsid w:val="00137CC9"/>
    <w:rsid w:val="00137CF1"/>
    <w:rsid w:val="00140D78"/>
    <w:rsid w:val="00141CDA"/>
    <w:rsid w:val="001425B5"/>
    <w:rsid w:val="00142C15"/>
    <w:rsid w:val="0014302C"/>
    <w:rsid w:val="00143529"/>
    <w:rsid w:val="00144256"/>
    <w:rsid w:val="00144A72"/>
    <w:rsid w:val="00144B77"/>
    <w:rsid w:val="00144D6D"/>
    <w:rsid w:val="00144EDB"/>
    <w:rsid w:val="001454F9"/>
    <w:rsid w:val="001456F5"/>
    <w:rsid w:val="00146583"/>
    <w:rsid w:val="001467CC"/>
    <w:rsid w:val="00147025"/>
    <w:rsid w:val="001470DC"/>
    <w:rsid w:val="001506F1"/>
    <w:rsid w:val="0015117C"/>
    <w:rsid w:val="00151640"/>
    <w:rsid w:val="00151A02"/>
    <w:rsid w:val="00151DD7"/>
    <w:rsid w:val="00151F62"/>
    <w:rsid w:val="00152809"/>
    <w:rsid w:val="0015288D"/>
    <w:rsid w:val="001528C5"/>
    <w:rsid w:val="00154847"/>
    <w:rsid w:val="0015486D"/>
    <w:rsid w:val="001557DC"/>
    <w:rsid w:val="00155893"/>
    <w:rsid w:val="001559DC"/>
    <w:rsid w:val="001570B7"/>
    <w:rsid w:val="0015773B"/>
    <w:rsid w:val="0015796D"/>
    <w:rsid w:val="001600ED"/>
    <w:rsid w:val="00161BB2"/>
    <w:rsid w:val="00161F25"/>
    <w:rsid w:val="00162072"/>
    <w:rsid w:val="001621DF"/>
    <w:rsid w:val="0016260F"/>
    <w:rsid w:val="00162B2D"/>
    <w:rsid w:val="00162B7F"/>
    <w:rsid w:val="00162DB4"/>
    <w:rsid w:val="00162E4A"/>
    <w:rsid w:val="00162F4D"/>
    <w:rsid w:val="00163502"/>
    <w:rsid w:val="00163D61"/>
    <w:rsid w:val="00163FC8"/>
    <w:rsid w:val="00164CC9"/>
    <w:rsid w:val="00164D60"/>
    <w:rsid w:val="00165626"/>
    <w:rsid w:val="00165E32"/>
    <w:rsid w:val="0016644C"/>
    <w:rsid w:val="00166E94"/>
    <w:rsid w:val="00167AD1"/>
    <w:rsid w:val="00167BA0"/>
    <w:rsid w:val="00167D4B"/>
    <w:rsid w:val="00171774"/>
    <w:rsid w:val="00171B58"/>
    <w:rsid w:val="00173638"/>
    <w:rsid w:val="001740DA"/>
    <w:rsid w:val="00174B07"/>
    <w:rsid w:val="00174C24"/>
    <w:rsid w:val="00174F1B"/>
    <w:rsid w:val="0017559A"/>
    <w:rsid w:val="00177E76"/>
    <w:rsid w:val="00177F7D"/>
    <w:rsid w:val="001813D9"/>
    <w:rsid w:val="00181FA6"/>
    <w:rsid w:val="00182952"/>
    <w:rsid w:val="00183507"/>
    <w:rsid w:val="00184968"/>
    <w:rsid w:val="001859B9"/>
    <w:rsid w:val="00185A9A"/>
    <w:rsid w:val="001865BE"/>
    <w:rsid w:val="00186796"/>
    <w:rsid w:val="001902D2"/>
    <w:rsid w:val="00190C79"/>
    <w:rsid w:val="0019185C"/>
    <w:rsid w:val="00191B53"/>
    <w:rsid w:val="001922C4"/>
    <w:rsid w:val="001924EC"/>
    <w:rsid w:val="00192A4B"/>
    <w:rsid w:val="00193C56"/>
    <w:rsid w:val="0019429E"/>
    <w:rsid w:val="001947D4"/>
    <w:rsid w:val="00195530"/>
    <w:rsid w:val="00195599"/>
    <w:rsid w:val="00195622"/>
    <w:rsid w:val="00195FA6"/>
    <w:rsid w:val="00197FA3"/>
    <w:rsid w:val="001A0064"/>
    <w:rsid w:val="001A01F6"/>
    <w:rsid w:val="001A0290"/>
    <w:rsid w:val="001A14A5"/>
    <w:rsid w:val="001A1929"/>
    <w:rsid w:val="001A219E"/>
    <w:rsid w:val="001A2AB6"/>
    <w:rsid w:val="001A3C4D"/>
    <w:rsid w:val="001A3DA0"/>
    <w:rsid w:val="001A4F6B"/>
    <w:rsid w:val="001A5483"/>
    <w:rsid w:val="001A6171"/>
    <w:rsid w:val="001A71F1"/>
    <w:rsid w:val="001A763B"/>
    <w:rsid w:val="001A7CE6"/>
    <w:rsid w:val="001B0478"/>
    <w:rsid w:val="001B0529"/>
    <w:rsid w:val="001B0E4E"/>
    <w:rsid w:val="001B2DBD"/>
    <w:rsid w:val="001B32FF"/>
    <w:rsid w:val="001B361C"/>
    <w:rsid w:val="001B36F2"/>
    <w:rsid w:val="001B3F27"/>
    <w:rsid w:val="001B4250"/>
    <w:rsid w:val="001B46E6"/>
    <w:rsid w:val="001B5380"/>
    <w:rsid w:val="001B637C"/>
    <w:rsid w:val="001B66DE"/>
    <w:rsid w:val="001B6DF8"/>
    <w:rsid w:val="001B75D0"/>
    <w:rsid w:val="001B7927"/>
    <w:rsid w:val="001B7B77"/>
    <w:rsid w:val="001B7E54"/>
    <w:rsid w:val="001B7FD7"/>
    <w:rsid w:val="001C01F5"/>
    <w:rsid w:val="001C0598"/>
    <w:rsid w:val="001C0E34"/>
    <w:rsid w:val="001C0EE8"/>
    <w:rsid w:val="001C120B"/>
    <w:rsid w:val="001C1B76"/>
    <w:rsid w:val="001C1C51"/>
    <w:rsid w:val="001C30CF"/>
    <w:rsid w:val="001C3161"/>
    <w:rsid w:val="001C3A75"/>
    <w:rsid w:val="001C3D5D"/>
    <w:rsid w:val="001C403D"/>
    <w:rsid w:val="001C40A5"/>
    <w:rsid w:val="001C4CE2"/>
    <w:rsid w:val="001C4EC5"/>
    <w:rsid w:val="001C5157"/>
    <w:rsid w:val="001C53F5"/>
    <w:rsid w:val="001C5EB8"/>
    <w:rsid w:val="001C60C2"/>
    <w:rsid w:val="001C6655"/>
    <w:rsid w:val="001C69EC"/>
    <w:rsid w:val="001C7A9D"/>
    <w:rsid w:val="001D16BF"/>
    <w:rsid w:val="001D17AA"/>
    <w:rsid w:val="001D1873"/>
    <w:rsid w:val="001D1FA5"/>
    <w:rsid w:val="001D27A5"/>
    <w:rsid w:val="001D2D3A"/>
    <w:rsid w:val="001D2DD3"/>
    <w:rsid w:val="001D4EA0"/>
    <w:rsid w:val="001D4F40"/>
    <w:rsid w:val="001D5113"/>
    <w:rsid w:val="001D53FF"/>
    <w:rsid w:val="001D61A4"/>
    <w:rsid w:val="001D75A2"/>
    <w:rsid w:val="001D76AC"/>
    <w:rsid w:val="001E0ACB"/>
    <w:rsid w:val="001E0C2D"/>
    <w:rsid w:val="001E0CB8"/>
    <w:rsid w:val="001E0EF6"/>
    <w:rsid w:val="001E1B00"/>
    <w:rsid w:val="001E1C23"/>
    <w:rsid w:val="001E2BBE"/>
    <w:rsid w:val="001E30F0"/>
    <w:rsid w:val="001E34F0"/>
    <w:rsid w:val="001E3547"/>
    <w:rsid w:val="001E4A71"/>
    <w:rsid w:val="001E59BA"/>
    <w:rsid w:val="001E5A9C"/>
    <w:rsid w:val="001E62C2"/>
    <w:rsid w:val="001E63C2"/>
    <w:rsid w:val="001E6517"/>
    <w:rsid w:val="001E6D00"/>
    <w:rsid w:val="001E6DEF"/>
    <w:rsid w:val="001E70AB"/>
    <w:rsid w:val="001E70C8"/>
    <w:rsid w:val="001E7B9B"/>
    <w:rsid w:val="001F064D"/>
    <w:rsid w:val="001F165F"/>
    <w:rsid w:val="001F2537"/>
    <w:rsid w:val="001F29F3"/>
    <w:rsid w:val="001F3914"/>
    <w:rsid w:val="001F3B08"/>
    <w:rsid w:val="001F535E"/>
    <w:rsid w:val="001F55D8"/>
    <w:rsid w:val="001F5A90"/>
    <w:rsid w:val="001F62BA"/>
    <w:rsid w:val="001F773E"/>
    <w:rsid w:val="001F78B9"/>
    <w:rsid w:val="00200A25"/>
    <w:rsid w:val="00201829"/>
    <w:rsid w:val="00201C56"/>
    <w:rsid w:val="00201D9F"/>
    <w:rsid w:val="002030AD"/>
    <w:rsid w:val="00203141"/>
    <w:rsid w:val="0020365D"/>
    <w:rsid w:val="00205050"/>
    <w:rsid w:val="00205096"/>
    <w:rsid w:val="00205185"/>
    <w:rsid w:val="00205C2E"/>
    <w:rsid w:val="00207510"/>
    <w:rsid w:val="00207BDC"/>
    <w:rsid w:val="0021017A"/>
    <w:rsid w:val="002108A5"/>
    <w:rsid w:val="00210A17"/>
    <w:rsid w:val="00210BBB"/>
    <w:rsid w:val="00210DAB"/>
    <w:rsid w:val="00211499"/>
    <w:rsid w:val="00211C42"/>
    <w:rsid w:val="00211DA7"/>
    <w:rsid w:val="0021243C"/>
    <w:rsid w:val="00212656"/>
    <w:rsid w:val="00212CA1"/>
    <w:rsid w:val="00212D64"/>
    <w:rsid w:val="00212DB0"/>
    <w:rsid w:val="00213543"/>
    <w:rsid w:val="002139CA"/>
    <w:rsid w:val="00213B8E"/>
    <w:rsid w:val="00213ECC"/>
    <w:rsid w:val="00214029"/>
    <w:rsid w:val="002140DA"/>
    <w:rsid w:val="00214557"/>
    <w:rsid w:val="00214D3F"/>
    <w:rsid w:val="00215BCE"/>
    <w:rsid w:val="00216783"/>
    <w:rsid w:val="002169F5"/>
    <w:rsid w:val="00216E98"/>
    <w:rsid w:val="00217178"/>
    <w:rsid w:val="00217BF7"/>
    <w:rsid w:val="00217C5B"/>
    <w:rsid w:val="0022020E"/>
    <w:rsid w:val="002207A2"/>
    <w:rsid w:val="00220E21"/>
    <w:rsid w:val="00221250"/>
    <w:rsid w:val="00221501"/>
    <w:rsid w:val="00221AC3"/>
    <w:rsid w:val="002223D0"/>
    <w:rsid w:val="00222B2A"/>
    <w:rsid w:val="002234DD"/>
    <w:rsid w:val="00224502"/>
    <w:rsid w:val="002245C8"/>
    <w:rsid w:val="00225724"/>
    <w:rsid w:val="00225FD9"/>
    <w:rsid w:val="0022647C"/>
    <w:rsid w:val="00226A00"/>
    <w:rsid w:val="00227A8A"/>
    <w:rsid w:val="00230128"/>
    <w:rsid w:val="00230B80"/>
    <w:rsid w:val="00230BA7"/>
    <w:rsid w:val="00230C72"/>
    <w:rsid w:val="002310FD"/>
    <w:rsid w:val="0023166D"/>
    <w:rsid w:val="00231BF2"/>
    <w:rsid w:val="002325C8"/>
    <w:rsid w:val="0023286C"/>
    <w:rsid w:val="00232B51"/>
    <w:rsid w:val="00232EE2"/>
    <w:rsid w:val="00233598"/>
    <w:rsid w:val="00233D30"/>
    <w:rsid w:val="00234B23"/>
    <w:rsid w:val="00234DC4"/>
    <w:rsid w:val="00234F18"/>
    <w:rsid w:val="002363A9"/>
    <w:rsid w:val="002369A0"/>
    <w:rsid w:val="00236ACF"/>
    <w:rsid w:val="0024011F"/>
    <w:rsid w:val="00240CD2"/>
    <w:rsid w:val="002411BA"/>
    <w:rsid w:val="00241353"/>
    <w:rsid w:val="002416FB"/>
    <w:rsid w:val="00241980"/>
    <w:rsid w:val="002421D1"/>
    <w:rsid w:val="0024225F"/>
    <w:rsid w:val="0024309C"/>
    <w:rsid w:val="0024358C"/>
    <w:rsid w:val="00244EBA"/>
    <w:rsid w:val="00245114"/>
    <w:rsid w:val="00245244"/>
    <w:rsid w:val="00245D00"/>
    <w:rsid w:val="00246116"/>
    <w:rsid w:val="002466CF"/>
    <w:rsid w:val="00246857"/>
    <w:rsid w:val="00246E57"/>
    <w:rsid w:val="00247977"/>
    <w:rsid w:val="00247F88"/>
    <w:rsid w:val="00250A5E"/>
    <w:rsid w:val="00250AFC"/>
    <w:rsid w:val="002510DF"/>
    <w:rsid w:val="00251288"/>
    <w:rsid w:val="002523BD"/>
    <w:rsid w:val="00252640"/>
    <w:rsid w:val="00253EAB"/>
    <w:rsid w:val="0025440E"/>
    <w:rsid w:val="0025478A"/>
    <w:rsid w:val="002549DA"/>
    <w:rsid w:val="00254A24"/>
    <w:rsid w:val="00254D18"/>
    <w:rsid w:val="00254DE3"/>
    <w:rsid w:val="0025534C"/>
    <w:rsid w:val="00255986"/>
    <w:rsid w:val="0025617B"/>
    <w:rsid w:val="00257A58"/>
    <w:rsid w:val="00260105"/>
    <w:rsid w:val="002605E6"/>
    <w:rsid w:val="00261048"/>
    <w:rsid w:val="0026174D"/>
    <w:rsid w:val="00261E0A"/>
    <w:rsid w:val="00261FEC"/>
    <w:rsid w:val="0026327C"/>
    <w:rsid w:val="00263681"/>
    <w:rsid w:val="00263CCF"/>
    <w:rsid w:val="00263D47"/>
    <w:rsid w:val="002640E2"/>
    <w:rsid w:val="0026451C"/>
    <w:rsid w:val="00264C68"/>
    <w:rsid w:val="00264CB7"/>
    <w:rsid w:val="00265409"/>
    <w:rsid w:val="00265662"/>
    <w:rsid w:val="00265709"/>
    <w:rsid w:val="00265C8A"/>
    <w:rsid w:val="002662DC"/>
    <w:rsid w:val="002666F4"/>
    <w:rsid w:val="002677C9"/>
    <w:rsid w:val="00267C14"/>
    <w:rsid w:val="00267EF5"/>
    <w:rsid w:val="002714D0"/>
    <w:rsid w:val="00271E39"/>
    <w:rsid w:val="00273550"/>
    <w:rsid w:val="00273DBF"/>
    <w:rsid w:val="00273EB5"/>
    <w:rsid w:val="0027423F"/>
    <w:rsid w:val="002744E5"/>
    <w:rsid w:val="00274BD5"/>
    <w:rsid w:val="002758D3"/>
    <w:rsid w:val="00275D5E"/>
    <w:rsid w:val="00276458"/>
    <w:rsid w:val="00277CB1"/>
    <w:rsid w:val="00277DD9"/>
    <w:rsid w:val="002809CF"/>
    <w:rsid w:val="002813BF"/>
    <w:rsid w:val="00282019"/>
    <w:rsid w:val="002822C5"/>
    <w:rsid w:val="0028235B"/>
    <w:rsid w:val="00282F90"/>
    <w:rsid w:val="0028341D"/>
    <w:rsid w:val="00283457"/>
    <w:rsid w:val="002834D3"/>
    <w:rsid w:val="00284B2E"/>
    <w:rsid w:val="00284BB7"/>
    <w:rsid w:val="002865D8"/>
    <w:rsid w:val="0029129B"/>
    <w:rsid w:val="00292008"/>
    <w:rsid w:val="002942A3"/>
    <w:rsid w:val="002951DA"/>
    <w:rsid w:val="00295B9B"/>
    <w:rsid w:val="00295C30"/>
    <w:rsid w:val="00295FD3"/>
    <w:rsid w:val="0029632A"/>
    <w:rsid w:val="00296406"/>
    <w:rsid w:val="00296813"/>
    <w:rsid w:val="00296991"/>
    <w:rsid w:val="00296B29"/>
    <w:rsid w:val="00296B7D"/>
    <w:rsid w:val="0029781F"/>
    <w:rsid w:val="002A00A2"/>
    <w:rsid w:val="002A0BB0"/>
    <w:rsid w:val="002A1740"/>
    <w:rsid w:val="002A1B7B"/>
    <w:rsid w:val="002A2260"/>
    <w:rsid w:val="002A2A15"/>
    <w:rsid w:val="002A3411"/>
    <w:rsid w:val="002A3BC6"/>
    <w:rsid w:val="002A524B"/>
    <w:rsid w:val="002A70B4"/>
    <w:rsid w:val="002A744D"/>
    <w:rsid w:val="002A7D2B"/>
    <w:rsid w:val="002A7DFF"/>
    <w:rsid w:val="002B0170"/>
    <w:rsid w:val="002B0407"/>
    <w:rsid w:val="002B0BD2"/>
    <w:rsid w:val="002B1DEC"/>
    <w:rsid w:val="002B20CE"/>
    <w:rsid w:val="002B29BE"/>
    <w:rsid w:val="002B2D44"/>
    <w:rsid w:val="002B37FD"/>
    <w:rsid w:val="002B47BE"/>
    <w:rsid w:val="002B4ABB"/>
    <w:rsid w:val="002B4BBD"/>
    <w:rsid w:val="002B5404"/>
    <w:rsid w:val="002B62E0"/>
    <w:rsid w:val="002B683F"/>
    <w:rsid w:val="002B6C35"/>
    <w:rsid w:val="002B6EA9"/>
    <w:rsid w:val="002B7629"/>
    <w:rsid w:val="002C0D76"/>
    <w:rsid w:val="002C25D2"/>
    <w:rsid w:val="002C371E"/>
    <w:rsid w:val="002C3FCF"/>
    <w:rsid w:val="002C415C"/>
    <w:rsid w:val="002C4CDD"/>
    <w:rsid w:val="002C4ECD"/>
    <w:rsid w:val="002C57B2"/>
    <w:rsid w:val="002C5A36"/>
    <w:rsid w:val="002C5AEA"/>
    <w:rsid w:val="002C5C8F"/>
    <w:rsid w:val="002C61A9"/>
    <w:rsid w:val="002C6F32"/>
    <w:rsid w:val="002C7BF7"/>
    <w:rsid w:val="002D0782"/>
    <w:rsid w:val="002D1222"/>
    <w:rsid w:val="002D124F"/>
    <w:rsid w:val="002D1434"/>
    <w:rsid w:val="002D3420"/>
    <w:rsid w:val="002D3824"/>
    <w:rsid w:val="002D3C02"/>
    <w:rsid w:val="002D3EC2"/>
    <w:rsid w:val="002D4A13"/>
    <w:rsid w:val="002D5F44"/>
    <w:rsid w:val="002D650F"/>
    <w:rsid w:val="002D6A84"/>
    <w:rsid w:val="002D6FA7"/>
    <w:rsid w:val="002D7443"/>
    <w:rsid w:val="002D7C8A"/>
    <w:rsid w:val="002D7CD1"/>
    <w:rsid w:val="002D7CD9"/>
    <w:rsid w:val="002D7FFB"/>
    <w:rsid w:val="002E0202"/>
    <w:rsid w:val="002E189D"/>
    <w:rsid w:val="002E21AE"/>
    <w:rsid w:val="002E27C3"/>
    <w:rsid w:val="002E33AB"/>
    <w:rsid w:val="002E5817"/>
    <w:rsid w:val="002E5953"/>
    <w:rsid w:val="002E5D81"/>
    <w:rsid w:val="002E6209"/>
    <w:rsid w:val="002E62E8"/>
    <w:rsid w:val="002E6798"/>
    <w:rsid w:val="002E6C74"/>
    <w:rsid w:val="002E735D"/>
    <w:rsid w:val="002E73A3"/>
    <w:rsid w:val="002E7969"/>
    <w:rsid w:val="002F147D"/>
    <w:rsid w:val="002F14F8"/>
    <w:rsid w:val="002F2480"/>
    <w:rsid w:val="002F28F4"/>
    <w:rsid w:val="002F2F08"/>
    <w:rsid w:val="002F301D"/>
    <w:rsid w:val="002F3944"/>
    <w:rsid w:val="002F3B44"/>
    <w:rsid w:val="002F433B"/>
    <w:rsid w:val="002F4943"/>
    <w:rsid w:val="002F5A43"/>
    <w:rsid w:val="002F6730"/>
    <w:rsid w:val="002F6DA6"/>
    <w:rsid w:val="002F7CF3"/>
    <w:rsid w:val="0030037B"/>
    <w:rsid w:val="003008E2"/>
    <w:rsid w:val="0030097A"/>
    <w:rsid w:val="0030099E"/>
    <w:rsid w:val="00301E0F"/>
    <w:rsid w:val="003021B2"/>
    <w:rsid w:val="00302B0A"/>
    <w:rsid w:val="00303826"/>
    <w:rsid w:val="00304A36"/>
    <w:rsid w:val="003050BF"/>
    <w:rsid w:val="00305260"/>
    <w:rsid w:val="00306031"/>
    <w:rsid w:val="0030636C"/>
    <w:rsid w:val="00306E75"/>
    <w:rsid w:val="00307F6E"/>
    <w:rsid w:val="003105A4"/>
    <w:rsid w:val="00310C08"/>
    <w:rsid w:val="00310D4E"/>
    <w:rsid w:val="00310D91"/>
    <w:rsid w:val="003111CB"/>
    <w:rsid w:val="003111E3"/>
    <w:rsid w:val="00311460"/>
    <w:rsid w:val="00311CB8"/>
    <w:rsid w:val="0031229A"/>
    <w:rsid w:val="0031262D"/>
    <w:rsid w:val="00312B3D"/>
    <w:rsid w:val="00313D1E"/>
    <w:rsid w:val="00314262"/>
    <w:rsid w:val="00315019"/>
    <w:rsid w:val="00315FE8"/>
    <w:rsid w:val="00316C4C"/>
    <w:rsid w:val="00316C59"/>
    <w:rsid w:val="00317CF6"/>
    <w:rsid w:val="003202BD"/>
    <w:rsid w:val="0032038A"/>
    <w:rsid w:val="00320610"/>
    <w:rsid w:val="00320F89"/>
    <w:rsid w:val="00321AE3"/>
    <w:rsid w:val="00323886"/>
    <w:rsid w:val="00323A07"/>
    <w:rsid w:val="00323B47"/>
    <w:rsid w:val="00323B80"/>
    <w:rsid w:val="003245C5"/>
    <w:rsid w:val="00324C29"/>
    <w:rsid w:val="00324D3F"/>
    <w:rsid w:val="003259A4"/>
    <w:rsid w:val="0032652D"/>
    <w:rsid w:val="00326BF9"/>
    <w:rsid w:val="00326DBE"/>
    <w:rsid w:val="00326F26"/>
    <w:rsid w:val="00331444"/>
    <w:rsid w:val="003331E5"/>
    <w:rsid w:val="003334EB"/>
    <w:rsid w:val="00333EE1"/>
    <w:rsid w:val="00334617"/>
    <w:rsid w:val="00335354"/>
    <w:rsid w:val="003355AF"/>
    <w:rsid w:val="003358A4"/>
    <w:rsid w:val="00335C9A"/>
    <w:rsid w:val="00335ECE"/>
    <w:rsid w:val="0033691A"/>
    <w:rsid w:val="00336F46"/>
    <w:rsid w:val="00336F56"/>
    <w:rsid w:val="00337D98"/>
    <w:rsid w:val="00340924"/>
    <w:rsid w:val="00340CA4"/>
    <w:rsid w:val="00341AC9"/>
    <w:rsid w:val="00343810"/>
    <w:rsid w:val="003447C3"/>
    <w:rsid w:val="00344817"/>
    <w:rsid w:val="00344970"/>
    <w:rsid w:val="00344C5D"/>
    <w:rsid w:val="00344CBD"/>
    <w:rsid w:val="00344CD5"/>
    <w:rsid w:val="00344E8C"/>
    <w:rsid w:val="0034624D"/>
    <w:rsid w:val="00346638"/>
    <w:rsid w:val="0034668C"/>
    <w:rsid w:val="003468CB"/>
    <w:rsid w:val="00346A15"/>
    <w:rsid w:val="00346DBA"/>
    <w:rsid w:val="00347074"/>
    <w:rsid w:val="003474EA"/>
    <w:rsid w:val="003478FF"/>
    <w:rsid w:val="00347F2E"/>
    <w:rsid w:val="0035008D"/>
    <w:rsid w:val="003503F6"/>
    <w:rsid w:val="00350898"/>
    <w:rsid w:val="00350E27"/>
    <w:rsid w:val="00351058"/>
    <w:rsid w:val="0035123C"/>
    <w:rsid w:val="00351FE8"/>
    <w:rsid w:val="00352255"/>
    <w:rsid w:val="003534F8"/>
    <w:rsid w:val="00353791"/>
    <w:rsid w:val="00353ED1"/>
    <w:rsid w:val="0035417A"/>
    <w:rsid w:val="003542F2"/>
    <w:rsid w:val="003549F1"/>
    <w:rsid w:val="0035537B"/>
    <w:rsid w:val="0035553A"/>
    <w:rsid w:val="003559B1"/>
    <w:rsid w:val="00355E2F"/>
    <w:rsid w:val="003569B4"/>
    <w:rsid w:val="0035706B"/>
    <w:rsid w:val="00357246"/>
    <w:rsid w:val="00357F52"/>
    <w:rsid w:val="00357FB7"/>
    <w:rsid w:val="003615EE"/>
    <w:rsid w:val="003619EC"/>
    <w:rsid w:val="00362766"/>
    <w:rsid w:val="00362BB6"/>
    <w:rsid w:val="00362ECB"/>
    <w:rsid w:val="0036305E"/>
    <w:rsid w:val="003632F9"/>
    <w:rsid w:val="0036350E"/>
    <w:rsid w:val="003648BD"/>
    <w:rsid w:val="0036532E"/>
    <w:rsid w:val="00365B58"/>
    <w:rsid w:val="003677F8"/>
    <w:rsid w:val="00370057"/>
    <w:rsid w:val="0037021F"/>
    <w:rsid w:val="00370683"/>
    <w:rsid w:val="00371659"/>
    <w:rsid w:val="00371CB1"/>
    <w:rsid w:val="00371F23"/>
    <w:rsid w:val="003722B0"/>
    <w:rsid w:val="003726DA"/>
    <w:rsid w:val="00372B6B"/>
    <w:rsid w:val="00372E1B"/>
    <w:rsid w:val="0037303C"/>
    <w:rsid w:val="003732A2"/>
    <w:rsid w:val="003738B9"/>
    <w:rsid w:val="00373C71"/>
    <w:rsid w:val="003744E9"/>
    <w:rsid w:val="00374F59"/>
    <w:rsid w:val="003773F1"/>
    <w:rsid w:val="003774C4"/>
    <w:rsid w:val="00377B9A"/>
    <w:rsid w:val="003813C6"/>
    <w:rsid w:val="00381CE5"/>
    <w:rsid w:val="003822DC"/>
    <w:rsid w:val="003826BA"/>
    <w:rsid w:val="00383171"/>
    <w:rsid w:val="00383252"/>
    <w:rsid w:val="00383375"/>
    <w:rsid w:val="003835A6"/>
    <w:rsid w:val="0038360F"/>
    <w:rsid w:val="00383EA3"/>
    <w:rsid w:val="003843FE"/>
    <w:rsid w:val="0038465A"/>
    <w:rsid w:val="00385D58"/>
    <w:rsid w:val="0038623E"/>
    <w:rsid w:val="00390068"/>
    <w:rsid w:val="003901CD"/>
    <w:rsid w:val="0039052A"/>
    <w:rsid w:val="00391237"/>
    <w:rsid w:val="003919D2"/>
    <w:rsid w:val="00391C7B"/>
    <w:rsid w:val="0039239F"/>
    <w:rsid w:val="00392583"/>
    <w:rsid w:val="00392613"/>
    <w:rsid w:val="0039283B"/>
    <w:rsid w:val="00392CA7"/>
    <w:rsid w:val="0039310E"/>
    <w:rsid w:val="00393480"/>
    <w:rsid w:val="0039377A"/>
    <w:rsid w:val="0039538C"/>
    <w:rsid w:val="003958F3"/>
    <w:rsid w:val="00396694"/>
    <w:rsid w:val="00397605"/>
    <w:rsid w:val="003A0C11"/>
    <w:rsid w:val="003A143E"/>
    <w:rsid w:val="003A1C72"/>
    <w:rsid w:val="003A222B"/>
    <w:rsid w:val="003A297D"/>
    <w:rsid w:val="003A2D7D"/>
    <w:rsid w:val="003A34C3"/>
    <w:rsid w:val="003A3F12"/>
    <w:rsid w:val="003A45C2"/>
    <w:rsid w:val="003A4F51"/>
    <w:rsid w:val="003A5637"/>
    <w:rsid w:val="003A5DB7"/>
    <w:rsid w:val="003A640F"/>
    <w:rsid w:val="003A7639"/>
    <w:rsid w:val="003A7C56"/>
    <w:rsid w:val="003A7D7C"/>
    <w:rsid w:val="003A7E24"/>
    <w:rsid w:val="003B0195"/>
    <w:rsid w:val="003B0259"/>
    <w:rsid w:val="003B0D65"/>
    <w:rsid w:val="003B0DB0"/>
    <w:rsid w:val="003B10DE"/>
    <w:rsid w:val="003B11D5"/>
    <w:rsid w:val="003B160D"/>
    <w:rsid w:val="003B1874"/>
    <w:rsid w:val="003B1CF8"/>
    <w:rsid w:val="003B2D5E"/>
    <w:rsid w:val="003B311C"/>
    <w:rsid w:val="003B362C"/>
    <w:rsid w:val="003B38CA"/>
    <w:rsid w:val="003B3A3E"/>
    <w:rsid w:val="003B4049"/>
    <w:rsid w:val="003B4312"/>
    <w:rsid w:val="003B4BA6"/>
    <w:rsid w:val="003B5505"/>
    <w:rsid w:val="003B5577"/>
    <w:rsid w:val="003B55DC"/>
    <w:rsid w:val="003B71C3"/>
    <w:rsid w:val="003B71F9"/>
    <w:rsid w:val="003B7581"/>
    <w:rsid w:val="003B7960"/>
    <w:rsid w:val="003B7E6A"/>
    <w:rsid w:val="003C0036"/>
    <w:rsid w:val="003C0667"/>
    <w:rsid w:val="003C06A9"/>
    <w:rsid w:val="003C1122"/>
    <w:rsid w:val="003C119E"/>
    <w:rsid w:val="003C176F"/>
    <w:rsid w:val="003C183F"/>
    <w:rsid w:val="003C23D4"/>
    <w:rsid w:val="003C24D2"/>
    <w:rsid w:val="003C3D2C"/>
    <w:rsid w:val="003C528B"/>
    <w:rsid w:val="003C52AF"/>
    <w:rsid w:val="003C5AD3"/>
    <w:rsid w:val="003C5DAB"/>
    <w:rsid w:val="003C6827"/>
    <w:rsid w:val="003C7040"/>
    <w:rsid w:val="003C77BF"/>
    <w:rsid w:val="003D0823"/>
    <w:rsid w:val="003D1399"/>
    <w:rsid w:val="003D17C6"/>
    <w:rsid w:val="003D1995"/>
    <w:rsid w:val="003D2BA0"/>
    <w:rsid w:val="003D2EB1"/>
    <w:rsid w:val="003D3408"/>
    <w:rsid w:val="003D4121"/>
    <w:rsid w:val="003D4455"/>
    <w:rsid w:val="003D485F"/>
    <w:rsid w:val="003D4CD7"/>
    <w:rsid w:val="003D4EE9"/>
    <w:rsid w:val="003D51B9"/>
    <w:rsid w:val="003D59AE"/>
    <w:rsid w:val="003D5BF6"/>
    <w:rsid w:val="003D60D7"/>
    <w:rsid w:val="003D6EAC"/>
    <w:rsid w:val="003D70AE"/>
    <w:rsid w:val="003D76A5"/>
    <w:rsid w:val="003E0034"/>
    <w:rsid w:val="003E041A"/>
    <w:rsid w:val="003E0F2A"/>
    <w:rsid w:val="003E1F5A"/>
    <w:rsid w:val="003E203D"/>
    <w:rsid w:val="003E2BD1"/>
    <w:rsid w:val="003E33D7"/>
    <w:rsid w:val="003E3A1C"/>
    <w:rsid w:val="003E3D07"/>
    <w:rsid w:val="003E5BE1"/>
    <w:rsid w:val="003E69DF"/>
    <w:rsid w:val="003F11D9"/>
    <w:rsid w:val="003F1D0E"/>
    <w:rsid w:val="003F2435"/>
    <w:rsid w:val="003F2557"/>
    <w:rsid w:val="003F2837"/>
    <w:rsid w:val="003F2C14"/>
    <w:rsid w:val="003F4ED4"/>
    <w:rsid w:val="003F4F4D"/>
    <w:rsid w:val="003F653D"/>
    <w:rsid w:val="003F69D0"/>
    <w:rsid w:val="003F6CA6"/>
    <w:rsid w:val="003F74D0"/>
    <w:rsid w:val="004004FF"/>
    <w:rsid w:val="00400577"/>
    <w:rsid w:val="00400876"/>
    <w:rsid w:val="00400C50"/>
    <w:rsid w:val="004029A5"/>
    <w:rsid w:val="0040314C"/>
    <w:rsid w:val="00403C0A"/>
    <w:rsid w:val="00404541"/>
    <w:rsid w:val="004067EA"/>
    <w:rsid w:val="00410721"/>
    <w:rsid w:val="004114C0"/>
    <w:rsid w:val="00411844"/>
    <w:rsid w:val="00411C6E"/>
    <w:rsid w:val="00411D55"/>
    <w:rsid w:val="004124AC"/>
    <w:rsid w:val="00412541"/>
    <w:rsid w:val="00412618"/>
    <w:rsid w:val="004126C0"/>
    <w:rsid w:val="00413236"/>
    <w:rsid w:val="00413CBB"/>
    <w:rsid w:val="00413F8D"/>
    <w:rsid w:val="00414138"/>
    <w:rsid w:val="00414949"/>
    <w:rsid w:val="00414A03"/>
    <w:rsid w:val="00415154"/>
    <w:rsid w:val="004163D8"/>
    <w:rsid w:val="004163DF"/>
    <w:rsid w:val="004179F2"/>
    <w:rsid w:val="00417F50"/>
    <w:rsid w:val="004203CC"/>
    <w:rsid w:val="00420A2A"/>
    <w:rsid w:val="0042116F"/>
    <w:rsid w:val="00421858"/>
    <w:rsid w:val="004223BB"/>
    <w:rsid w:val="00422E16"/>
    <w:rsid w:val="0042353F"/>
    <w:rsid w:val="00423D4A"/>
    <w:rsid w:val="00423D89"/>
    <w:rsid w:val="00423EE0"/>
    <w:rsid w:val="0042468F"/>
    <w:rsid w:val="0042489F"/>
    <w:rsid w:val="004252F7"/>
    <w:rsid w:val="00425367"/>
    <w:rsid w:val="00425953"/>
    <w:rsid w:val="00425A6A"/>
    <w:rsid w:val="00425D7A"/>
    <w:rsid w:val="004266BE"/>
    <w:rsid w:val="00426C25"/>
    <w:rsid w:val="00426FFE"/>
    <w:rsid w:val="00427092"/>
    <w:rsid w:val="004271C7"/>
    <w:rsid w:val="004301F9"/>
    <w:rsid w:val="004302D3"/>
    <w:rsid w:val="00430774"/>
    <w:rsid w:val="00432396"/>
    <w:rsid w:val="004324FB"/>
    <w:rsid w:val="00432DA6"/>
    <w:rsid w:val="004331B9"/>
    <w:rsid w:val="00433772"/>
    <w:rsid w:val="004339E7"/>
    <w:rsid w:val="00433ECF"/>
    <w:rsid w:val="00435C67"/>
    <w:rsid w:val="004362AF"/>
    <w:rsid w:val="00436748"/>
    <w:rsid w:val="004401C9"/>
    <w:rsid w:val="00440215"/>
    <w:rsid w:val="00440D50"/>
    <w:rsid w:val="00440ED2"/>
    <w:rsid w:val="00440EEA"/>
    <w:rsid w:val="004420CB"/>
    <w:rsid w:val="00442BDA"/>
    <w:rsid w:val="004436D4"/>
    <w:rsid w:val="00443A46"/>
    <w:rsid w:val="00443AA6"/>
    <w:rsid w:val="00443D58"/>
    <w:rsid w:val="00443DFC"/>
    <w:rsid w:val="00443F10"/>
    <w:rsid w:val="00444D28"/>
    <w:rsid w:val="0044654E"/>
    <w:rsid w:val="00446623"/>
    <w:rsid w:val="0044753F"/>
    <w:rsid w:val="004500CF"/>
    <w:rsid w:val="00450925"/>
    <w:rsid w:val="00450E7F"/>
    <w:rsid w:val="0045190F"/>
    <w:rsid w:val="00451C93"/>
    <w:rsid w:val="004534B9"/>
    <w:rsid w:val="0045430D"/>
    <w:rsid w:val="00454EF7"/>
    <w:rsid w:val="00455322"/>
    <w:rsid w:val="004558A1"/>
    <w:rsid w:val="004558F4"/>
    <w:rsid w:val="00455BB0"/>
    <w:rsid w:val="00455CBB"/>
    <w:rsid w:val="00455DF9"/>
    <w:rsid w:val="004564FF"/>
    <w:rsid w:val="00456D1D"/>
    <w:rsid w:val="00460F40"/>
    <w:rsid w:val="00461DA1"/>
    <w:rsid w:val="00462DB8"/>
    <w:rsid w:val="00462F5A"/>
    <w:rsid w:val="00464415"/>
    <w:rsid w:val="00464AAF"/>
    <w:rsid w:val="00465918"/>
    <w:rsid w:val="00465B40"/>
    <w:rsid w:val="00465CF0"/>
    <w:rsid w:val="0046675E"/>
    <w:rsid w:val="0046713D"/>
    <w:rsid w:val="00467648"/>
    <w:rsid w:val="00467960"/>
    <w:rsid w:val="0047028E"/>
    <w:rsid w:val="00470B2A"/>
    <w:rsid w:val="00470E3F"/>
    <w:rsid w:val="00471FF7"/>
    <w:rsid w:val="00472E4C"/>
    <w:rsid w:val="0047354C"/>
    <w:rsid w:val="00473F47"/>
    <w:rsid w:val="0047471C"/>
    <w:rsid w:val="00475CA4"/>
    <w:rsid w:val="0047691F"/>
    <w:rsid w:val="00476925"/>
    <w:rsid w:val="00476ABA"/>
    <w:rsid w:val="00476B6C"/>
    <w:rsid w:val="00476B82"/>
    <w:rsid w:val="0048017B"/>
    <w:rsid w:val="0048043E"/>
    <w:rsid w:val="004808D5"/>
    <w:rsid w:val="00480B36"/>
    <w:rsid w:val="00480DE5"/>
    <w:rsid w:val="0048123C"/>
    <w:rsid w:val="0048254D"/>
    <w:rsid w:val="0048348A"/>
    <w:rsid w:val="00483C09"/>
    <w:rsid w:val="00483CB7"/>
    <w:rsid w:val="00484239"/>
    <w:rsid w:val="00485874"/>
    <w:rsid w:val="00485B64"/>
    <w:rsid w:val="004860D2"/>
    <w:rsid w:val="00487347"/>
    <w:rsid w:val="00487A1C"/>
    <w:rsid w:val="00490295"/>
    <w:rsid w:val="004902C5"/>
    <w:rsid w:val="004923D4"/>
    <w:rsid w:val="0049288E"/>
    <w:rsid w:val="00492CA9"/>
    <w:rsid w:val="00492E30"/>
    <w:rsid w:val="00493636"/>
    <w:rsid w:val="0049456B"/>
    <w:rsid w:val="00494899"/>
    <w:rsid w:val="00494DC6"/>
    <w:rsid w:val="00494E1D"/>
    <w:rsid w:val="004950A8"/>
    <w:rsid w:val="00495D01"/>
    <w:rsid w:val="0049637B"/>
    <w:rsid w:val="00496B3F"/>
    <w:rsid w:val="00496E11"/>
    <w:rsid w:val="0049700C"/>
    <w:rsid w:val="0049710F"/>
    <w:rsid w:val="00497283"/>
    <w:rsid w:val="00497CAD"/>
    <w:rsid w:val="004A1620"/>
    <w:rsid w:val="004A2AE5"/>
    <w:rsid w:val="004A32E9"/>
    <w:rsid w:val="004A35FE"/>
    <w:rsid w:val="004A3E03"/>
    <w:rsid w:val="004A4E5F"/>
    <w:rsid w:val="004A5CEA"/>
    <w:rsid w:val="004A61F3"/>
    <w:rsid w:val="004A67A4"/>
    <w:rsid w:val="004A7957"/>
    <w:rsid w:val="004A7DC8"/>
    <w:rsid w:val="004A7F58"/>
    <w:rsid w:val="004B0727"/>
    <w:rsid w:val="004B0ADB"/>
    <w:rsid w:val="004B0D10"/>
    <w:rsid w:val="004B108C"/>
    <w:rsid w:val="004B14BB"/>
    <w:rsid w:val="004B1A0E"/>
    <w:rsid w:val="004B1CED"/>
    <w:rsid w:val="004B3273"/>
    <w:rsid w:val="004B3695"/>
    <w:rsid w:val="004B38A0"/>
    <w:rsid w:val="004B5514"/>
    <w:rsid w:val="004B574A"/>
    <w:rsid w:val="004B5AEB"/>
    <w:rsid w:val="004B6C03"/>
    <w:rsid w:val="004B6C95"/>
    <w:rsid w:val="004B76A6"/>
    <w:rsid w:val="004C09C0"/>
    <w:rsid w:val="004C0EFF"/>
    <w:rsid w:val="004C0F17"/>
    <w:rsid w:val="004C11BE"/>
    <w:rsid w:val="004C2B60"/>
    <w:rsid w:val="004C3354"/>
    <w:rsid w:val="004C529F"/>
    <w:rsid w:val="004C57E6"/>
    <w:rsid w:val="004C5EE6"/>
    <w:rsid w:val="004C60CB"/>
    <w:rsid w:val="004C667A"/>
    <w:rsid w:val="004C7063"/>
    <w:rsid w:val="004D0956"/>
    <w:rsid w:val="004D0CBE"/>
    <w:rsid w:val="004D0CF5"/>
    <w:rsid w:val="004D19A5"/>
    <w:rsid w:val="004D221D"/>
    <w:rsid w:val="004D2828"/>
    <w:rsid w:val="004D2AB0"/>
    <w:rsid w:val="004D2D62"/>
    <w:rsid w:val="004D33B3"/>
    <w:rsid w:val="004D35AB"/>
    <w:rsid w:val="004D47C3"/>
    <w:rsid w:val="004D544A"/>
    <w:rsid w:val="004D5B65"/>
    <w:rsid w:val="004D5CB5"/>
    <w:rsid w:val="004D7087"/>
    <w:rsid w:val="004E0C28"/>
    <w:rsid w:val="004E0EB9"/>
    <w:rsid w:val="004E3930"/>
    <w:rsid w:val="004E3AEE"/>
    <w:rsid w:val="004E3B69"/>
    <w:rsid w:val="004E4213"/>
    <w:rsid w:val="004E4412"/>
    <w:rsid w:val="004E4952"/>
    <w:rsid w:val="004E4AFD"/>
    <w:rsid w:val="004E5136"/>
    <w:rsid w:val="004E5217"/>
    <w:rsid w:val="004E54DE"/>
    <w:rsid w:val="004E61F6"/>
    <w:rsid w:val="004E64A0"/>
    <w:rsid w:val="004E67E5"/>
    <w:rsid w:val="004E6844"/>
    <w:rsid w:val="004E6A1D"/>
    <w:rsid w:val="004E6CA5"/>
    <w:rsid w:val="004E737C"/>
    <w:rsid w:val="004E750A"/>
    <w:rsid w:val="004E7D24"/>
    <w:rsid w:val="004F0A65"/>
    <w:rsid w:val="004F0C7B"/>
    <w:rsid w:val="004F0D93"/>
    <w:rsid w:val="004F1509"/>
    <w:rsid w:val="004F1CE4"/>
    <w:rsid w:val="004F23D8"/>
    <w:rsid w:val="004F275C"/>
    <w:rsid w:val="004F286B"/>
    <w:rsid w:val="004F3BEF"/>
    <w:rsid w:val="004F44A5"/>
    <w:rsid w:val="004F45E0"/>
    <w:rsid w:val="004F5B73"/>
    <w:rsid w:val="004F6409"/>
    <w:rsid w:val="004F641B"/>
    <w:rsid w:val="004F6B89"/>
    <w:rsid w:val="0050060A"/>
    <w:rsid w:val="005012FB"/>
    <w:rsid w:val="005015D6"/>
    <w:rsid w:val="00501EB4"/>
    <w:rsid w:val="00502370"/>
    <w:rsid w:val="005025C4"/>
    <w:rsid w:val="005030FD"/>
    <w:rsid w:val="005037ED"/>
    <w:rsid w:val="00503E3F"/>
    <w:rsid w:val="00504291"/>
    <w:rsid w:val="005043BB"/>
    <w:rsid w:val="005044DB"/>
    <w:rsid w:val="005056D2"/>
    <w:rsid w:val="0050597F"/>
    <w:rsid w:val="00505B30"/>
    <w:rsid w:val="00506855"/>
    <w:rsid w:val="0050701F"/>
    <w:rsid w:val="0050799C"/>
    <w:rsid w:val="00507DB4"/>
    <w:rsid w:val="00510240"/>
    <w:rsid w:val="00510F67"/>
    <w:rsid w:val="005147BC"/>
    <w:rsid w:val="00515242"/>
    <w:rsid w:val="005154FC"/>
    <w:rsid w:val="00516303"/>
    <w:rsid w:val="00516FA2"/>
    <w:rsid w:val="0051774D"/>
    <w:rsid w:val="00517C8A"/>
    <w:rsid w:val="00520375"/>
    <w:rsid w:val="00520BE5"/>
    <w:rsid w:val="00520FEF"/>
    <w:rsid w:val="00521B6A"/>
    <w:rsid w:val="0052334C"/>
    <w:rsid w:val="005234BF"/>
    <w:rsid w:val="00523A43"/>
    <w:rsid w:val="00523B59"/>
    <w:rsid w:val="005241FE"/>
    <w:rsid w:val="00524586"/>
    <w:rsid w:val="00524734"/>
    <w:rsid w:val="005247A1"/>
    <w:rsid w:val="00525119"/>
    <w:rsid w:val="005251A5"/>
    <w:rsid w:val="005260FC"/>
    <w:rsid w:val="0052664B"/>
    <w:rsid w:val="00526C31"/>
    <w:rsid w:val="00526F6F"/>
    <w:rsid w:val="00526FF8"/>
    <w:rsid w:val="00527079"/>
    <w:rsid w:val="005273FB"/>
    <w:rsid w:val="00530B16"/>
    <w:rsid w:val="00533D24"/>
    <w:rsid w:val="0053414E"/>
    <w:rsid w:val="005344CA"/>
    <w:rsid w:val="0053665F"/>
    <w:rsid w:val="0053687C"/>
    <w:rsid w:val="00536D83"/>
    <w:rsid w:val="00537320"/>
    <w:rsid w:val="00537B04"/>
    <w:rsid w:val="00537CF8"/>
    <w:rsid w:val="00540C26"/>
    <w:rsid w:val="00540CB9"/>
    <w:rsid w:val="005414DC"/>
    <w:rsid w:val="00541C1A"/>
    <w:rsid w:val="00541FE0"/>
    <w:rsid w:val="005420A2"/>
    <w:rsid w:val="005434FE"/>
    <w:rsid w:val="00543DC1"/>
    <w:rsid w:val="00544A44"/>
    <w:rsid w:val="00545676"/>
    <w:rsid w:val="00545911"/>
    <w:rsid w:val="00545AE7"/>
    <w:rsid w:val="00546491"/>
    <w:rsid w:val="00546CC4"/>
    <w:rsid w:val="00552060"/>
    <w:rsid w:val="00552156"/>
    <w:rsid w:val="00552173"/>
    <w:rsid w:val="005525E3"/>
    <w:rsid w:val="00552ECC"/>
    <w:rsid w:val="0055321D"/>
    <w:rsid w:val="00553AC2"/>
    <w:rsid w:val="005542C1"/>
    <w:rsid w:val="005543CF"/>
    <w:rsid w:val="00554D7C"/>
    <w:rsid w:val="00554EEF"/>
    <w:rsid w:val="00555172"/>
    <w:rsid w:val="00555657"/>
    <w:rsid w:val="00555C31"/>
    <w:rsid w:val="00556F9F"/>
    <w:rsid w:val="005576FA"/>
    <w:rsid w:val="00557EE8"/>
    <w:rsid w:val="0056014E"/>
    <w:rsid w:val="0056016F"/>
    <w:rsid w:val="00561F59"/>
    <w:rsid w:val="00562087"/>
    <w:rsid w:val="00562168"/>
    <w:rsid w:val="005634F7"/>
    <w:rsid w:val="00563BEB"/>
    <w:rsid w:val="00564A86"/>
    <w:rsid w:val="005654B5"/>
    <w:rsid w:val="0056590C"/>
    <w:rsid w:val="00565B79"/>
    <w:rsid w:val="00566CB7"/>
    <w:rsid w:val="0056704E"/>
    <w:rsid w:val="00570156"/>
    <w:rsid w:val="00570423"/>
    <w:rsid w:val="005708F8"/>
    <w:rsid w:val="00570A34"/>
    <w:rsid w:val="00571361"/>
    <w:rsid w:val="005719A9"/>
    <w:rsid w:val="005721A2"/>
    <w:rsid w:val="00572DB0"/>
    <w:rsid w:val="005739C2"/>
    <w:rsid w:val="00573A4E"/>
    <w:rsid w:val="005744A7"/>
    <w:rsid w:val="00574C27"/>
    <w:rsid w:val="00575F81"/>
    <w:rsid w:val="00577041"/>
    <w:rsid w:val="0057755E"/>
    <w:rsid w:val="005779B3"/>
    <w:rsid w:val="00577E15"/>
    <w:rsid w:val="005800F1"/>
    <w:rsid w:val="00580223"/>
    <w:rsid w:val="00580599"/>
    <w:rsid w:val="00582357"/>
    <w:rsid w:val="0058357C"/>
    <w:rsid w:val="00584615"/>
    <w:rsid w:val="00584D15"/>
    <w:rsid w:val="00584D6E"/>
    <w:rsid w:val="00585A9A"/>
    <w:rsid w:val="00586794"/>
    <w:rsid w:val="00586888"/>
    <w:rsid w:val="00587DB3"/>
    <w:rsid w:val="00590869"/>
    <w:rsid w:val="00590C40"/>
    <w:rsid w:val="00591115"/>
    <w:rsid w:val="0059114C"/>
    <w:rsid w:val="005915F3"/>
    <w:rsid w:val="005919DB"/>
    <w:rsid w:val="00592098"/>
    <w:rsid w:val="00592664"/>
    <w:rsid w:val="005927E4"/>
    <w:rsid w:val="00593375"/>
    <w:rsid w:val="005942C4"/>
    <w:rsid w:val="005952D8"/>
    <w:rsid w:val="005959F2"/>
    <w:rsid w:val="0059634A"/>
    <w:rsid w:val="00596792"/>
    <w:rsid w:val="00596B00"/>
    <w:rsid w:val="00596F56"/>
    <w:rsid w:val="00597574"/>
    <w:rsid w:val="005978AB"/>
    <w:rsid w:val="005979E1"/>
    <w:rsid w:val="005A06AA"/>
    <w:rsid w:val="005A0CF3"/>
    <w:rsid w:val="005A0DE8"/>
    <w:rsid w:val="005A1137"/>
    <w:rsid w:val="005A1663"/>
    <w:rsid w:val="005A1871"/>
    <w:rsid w:val="005A2090"/>
    <w:rsid w:val="005A2095"/>
    <w:rsid w:val="005A214F"/>
    <w:rsid w:val="005A2521"/>
    <w:rsid w:val="005A2FE6"/>
    <w:rsid w:val="005A3C0A"/>
    <w:rsid w:val="005A4376"/>
    <w:rsid w:val="005A46E3"/>
    <w:rsid w:val="005A4A4B"/>
    <w:rsid w:val="005A51BB"/>
    <w:rsid w:val="005A5C86"/>
    <w:rsid w:val="005A63D0"/>
    <w:rsid w:val="005A7924"/>
    <w:rsid w:val="005A7F6C"/>
    <w:rsid w:val="005B182C"/>
    <w:rsid w:val="005B21D8"/>
    <w:rsid w:val="005B2438"/>
    <w:rsid w:val="005B25E9"/>
    <w:rsid w:val="005B2650"/>
    <w:rsid w:val="005B299A"/>
    <w:rsid w:val="005B2F71"/>
    <w:rsid w:val="005B33C1"/>
    <w:rsid w:val="005B3DDF"/>
    <w:rsid w:val="005B4DD0"/>
    <w:rsid w:val="005B53FA"/>
    <w:rsid w:val="005B5585"/>
    <w:rsid w:val="005B599C"/>
    <w:rsid w:val="005B5C07"/>
    <w:rsid w:val="005B69D8"/>
    <w:rsid w:val="005B6CE2"/>
    <w:rsid w:val="005B72CC"/>
    <w:rsid w:val="005B72E1"/>
    <w:rsid w:val="005B77B9"/>
    <w:rsid w:val="005B7818"/>
    <w:rsid w:val="005C0239"/>
    <w:rsid w:val="005C0439"/>
    <w:rsid w:val="005C0E07"/>
    <w:rsid w:val="005C13D8"/>
    <w:rsid w:val="005C1407"/>
    <w:rsid w:val="005C232D"/>
    <w:rsid w:val="005C2826"/>
    <w:rsid w:val="005C285D"/>
    <w:rsid w:val="005C2B5D"/>
    <w:rsid w:val="005C43A2"/>
    <w:rsid w:val="005C491D"/>
    <w:rsid w:val="005C5228"/>
    <w:rsid w:val="005C67AA"/>
    <w:rsid w:val="005D0011"/>
    <w:rsid w:val="005D0767"/>
    <w:rsid w:val="005D1148"/>
    <w:rsid w:val="005D13C3"/>
    <w:rsid w:val="005D15AD"/>
    <w:rsid w:val="005D3A4E"/>
    <w:rsid w:val="005D3B51"/>
    <w:rsid w:val="005D58B0"/>
    <w:rsid w:val="005D6808"/>
    <w:rsid w:val="005D695C"/>
    <w:rsid w:val="005D69EE"/>
    <w:rsid w:val="005D7303"/>
    <w:rsid w:val="005D73BC"/>
    <w:rsid w:val="005D7645"/>
    <w:rsid w:val="005D77D3"/>
    <w:rsid w:val="005D7F97"/>
    <w:rsid w:val="005E0527"/>
    <w:rsid w:val="005E10F4"/>
    <w:rsid w:val="005E168D"/>
    <w:rsid w:val="005E1A0E"/>
    <w:rsid w:val="005E2AC4"/>
    <w:rsid w:val="005E32D4"/>
    <w:rsid w:val="005E35AC"/>
    <w:rsid w:val="005E5516"/>
    <w:rsid w:val="005E771D"/>
    <w:rsid w:val="005F0131"/>
    <w:rsid w:val="005F0148"/>
    <w:rsid w:val="005F0CBA"/>
    <w:rsid w:val="005F1A56"/>
    <w:rsid w:val="005F203F"/>
    <w:rsid w:val="005F239B"/>
    <w:rsid w:val="005F252F"/>
    <w:rsid w:val="005F277A"/>
    <w:rsid w:val="005F2B69"/>
    <w:rsid w:val="005F2F04"/>
    <w:rsid w:val="005F322E"/>
    <w:rsid w:val="005F36A3"/>
    <w:rsid w:val="005F37A1"/>
    <w:rsid w:val="005F3AB1"/>
    <w:rsid w:val="005F3B03"/>
    <w:rsid w:val="005F4123"/>
    <w:rsid w:val="005F4504"/>
    <w:rsid w:val="005F46F6"/>
    <w:rsid w:val="005F5898"/>
    <w:rsid w:val="005F5A53"/>
    <w:rsid w:val="005F5F9D"/>
    <w:rsid w:val="005F6AD7"/>
    <w:rsid w:val="005F6DF7"/>
    <w:rsid w:val="005F71F2"/>
    <w:rsid w:val="005F79E3"/>
    <w:rsid w:val="005F7F50"/>
    <w:rsid w:val="00601DC0"/>
    <w:rsid w:val="00601DCA"/>
    <w:rsid w:val="00602F36"/>
    <w:rsid w:val="00603993"/>
    <w:rsid w:val="00603DB3"/>
    <w:rsid w:val="0060432B"/>
    <w:rsid w:val="006047B5"/>
    <w:rsid w:val="00604815"/>
    <w:rsid w:val="00604C50"/>
    <w:rsid w:val="00604D73"/>
    <w:rsid w:val="0060574F"/>
    <w:rsid w:val="00606291"/>
    <w:rsid w:val="00606A86"/>
    <w:rsid w:val="00606AB2"/>
    <w:rsid w:val="00606CDA"/>
    <w:rsid w:val="006077A1"/>
    <w:rsid w:val="00607D1C"/>
    <w:rsid w:val="0061087C"/>
    <w:rsid w:val="00610AD6"/>
    <w:rsid w:val="00610DF4"/>
    <w:rsid w:val="00610E1F"/>
    <w:rsid w:val="00610EAF"/>
    <w:rsid w:val="006118A8"/>
    <w:rsid w:val="0061199D"/>
    <w:rsid w:val="00611B07"/>
    <w:rsid w:val="0061228A"/>
    <w:rsid w:val="00612524"/>
    <w:rsid w:val="00612853"/>
    <w:rsid w:val="00613560"/>
    <w:rsid w:val="00613A69"/>
    <w:rsid w:val="006142CD"/>
    <w:rsid w:val="00614BFA"/>
    <w:rsid w:val="006151C7"/>
    <w:rsid w:val="006151F0"/>
    <w:rsid w:val="00615917"/>
    <w:rsid w:val="00615C2C"/>
    <w:rsid w:val="00615F73"/>
    <w:rsid w:val="00616245"/>
    <w:rsid w:val="00617970"/>
    <w:rsid w:val="00617979"/>
    <w:rsid w:val="00617B56"/>
    <w:rsid w:val="00620975"/>
    <w:rsid w:val="00620B99"/>
    <w:rsid w:val="00621069"/>
    <w:rsid w:val="006219E4"/>
    <w:rsid w:val="00621EB4"/>
    <w:rsid w:val="00623104"/>
    <w:rsid w:val="006234F4"/>
    <w:rsid w:val="00624059"/>
    <w:rsid w:val="006246DF"/>
    <w:rsid w:val="00624B0B"/>
    <w:rsid w:val="00624C50"/>
    <w:rsid w:val="00624C59"/>
    <w:rsid w:val="00625F78"/>
    <w:rsid w:val="006260E2"/>
    <w:rsid w:val="0062646F"/>
    <w:rsid w:val="00626EF0"/>
    <w:rsid w:val="00626EFD"/>
    <w:rsid w:val="0063041C"/>
    <w:rsid w:val="00631106"/>
    <w:rsid w:val="006324AA"/>
    <w:rsid w:val="00632DFD"/>
    <w:rsid w:val="00632EAE"/>
    <w:rsid w:val="006330DD"/>
    <w:rsid w:val="00633B8D"/>
    <w:rsid w:val="0063469D"/>
    <w:rsid w:val="00634BF5"/>
    <w:rsid w:val="00635B50"/>
    <w:rsid w:val="00635CB0"/>
    <w:rsid w:val="00636580"/>
    <w:rsid w:val="00636F89"/>
    <w:rsid w:val="006372D2"/>
    <w:rsid w:val="00637BB3"/>
    <w:rsid w:val="00637CE7"/>
    <w:rsid w:val="0064026C"/>
    <w:rsid w:val="0064107A"/>
    <w:rsid w:val="006414F4"/>
    <w:rsid w:val="00641824"/>
    <w:rsid w:val="00641A22"/>
    <w:rsid w:val="00641AA6"/>
    <w:rsid w:val="00641C3A"/>
    <w:rsid w:val="00642DB7"/>
    <w:rsid w:val="006430C4"/>
    <w:rsid w:val="00643129"/>
    <w:rsid w:val="006431BE"/>
    <w:rsid w:val="006432B0"/>
    <w:rsid w:val="00643552"/>
    <w:rsid w:val="00643F61"/>
    <w:rsid w:val="006456DC"/>
    <w:rsid w:val="006465E2"/>
    <w:rsid w:val="00646B8C"/>
    <w:rsid w:val="00646C2D"/>
    <w:rsid w:val="00647817"/>
    <w:rsid w:val="00650BD5"/>
    <w:rsid w:val="00650EF4"/>
    <w:rsid w:val="006510F4"/>
    <w:rsid w:val="00651300"/>
    <w:rsid w:val="00651997"/>
    <w:rsid w:val="0065210C"/>
    <w:rsid w:val="00652506"/>
    <w:rsid w:val="00652BD9"/>
    <w:rsid w:val="00652E5A"/>
    <w:rsid w:val="006532CA"/>
    <w:rsid w:val="00656999"/>
    <w:rsid w:val="00656C18"/>
    <w:rsid w:val="00657058"/>
    <w:rsid w:val="006573AB"/>
    <w:rsid w:val="006603FF"/>
    <w:rsid w:val="006616CE"/>
    <w:rsid w:val="00661EE9"/>
    <w:rsid w:val="006620A7"/>
    <w:rsid w:val="00662325"/>
    <w:rsid w:val="0066444F"/>
    <w:rsid w:val="0066468E"/>
    <w:rsid w:val="00664790"/>
    <w:rsid w:val="006649B1"/>
    <w:rsid w:val="00664FEE"/>
    <w:rsid w:val="00665321"/>
    <w:rsid w:val="00665604"/>
    <w:rsid w:val="0066564A"/>
    <w:rsid w:val="00666686"/>
    <w:rsid w:val="00666DCC"/>
    <w:rsid w:val="0066706B"/>
    <w:rsid w:val="00667A9B"/>
    <w:rsid w:val="00667B38"/>
    <w:rsid w:val="0067064E"/>
    <w:rsid w:val="00670C0D"/>
    <w:rsid w:val="00671028"/>
    <w:rsid w:val="00671356"/>
    <w:rsid w:val="006713EF"/>
    <w:rsid w:val="006716F1"/>
    <w:rsid w:val="006729CF"/>
    <w:rsid w:val="00672F41"/>
    <w:rsid w:val="006730A8"/>
    <w:rsid w:val="00674245"/>
    <w:rsid w:val="006753BB"/>
    <w:rsid w:val="006756C4"/>
    <w:rsid w:val="006758AF"/>
    <w:rsid w:val="00677BFA"/>
    <w:rsid w:val="0068004E"/>
    <w:rsid w:val="00680410"/>
    <w:rsid w:val="006806B4"/>
    <w:rsid w:val="00680978"/>
    <w:rsid w:val="00680DDB"/>
    <w:rsid w:val="00681389"/>
    <w:rsid w:val="0068230C"/>
    <w:rsid w:val="00682572"/>
    <w:rsid w:val="00682599"/>
    <w:rsid w:val="00682953"/>
    <w:rsid w:val="006829E5"/>
    <w:rsid w:val="00682B95"/>
    <w:rsid w:val="006835D1"/>
    <w:rsid w:val="00683651"/>
    <w:rsid w:val="00684204"/>
    <w:rsid w:val="00684A65"/>
    <w:rsid w:val="00685843"/>
    <w:rsid w:val="00685D6C"/>
    <w:rsid w:val="00685F75"/>
    <w:rsid w:val="006861AE"/>
    <w:rsid w:val="00686213"/>
    <w:rsid w:val="006868AA"/>
    <w:rsid w:val="00686FCE"/>
    <w:rsid w:val="0068762E"/>
    <w:rsid w:val="006877F6"/>
    <w:rsid w:val="006879FD"/>
    <w:rsid w:val="00687C21"/>
    <w:rsid w:val="00687FB5"/>
    <w:rsid w:val="00690C41"/>
    <w:rsid w:val="00690CBF"/>
    <w:rsid w:val="00691143"/>
    <w:rsid w:val="00691621"/>
    <w:rsid w:val="00691707"/>
    <w:rsid w:val="00691D4B"/>
    <w:rsid w:val="006926AD"/>
    <w:rsid w:val="00693134"/>
    <w:rsid w:val="006934EF"/>
    <w:rsid w:val="0069363F"/>
    <w:rsid w:val="00693C7B"/>
    <w:rsid w:val="00694267"/>
    <w:rsid w:val="006949F7"/>
    <w:rsid w:val="00694F1D"/>
    <w:rsid w:val="00697FD2"/>
    <w:rsid w:val="006A00B1"/>
    <w:rsid w:val="006A0708"/>
    <w:rsid w:val="006A070B"/>
    <w:rsid w:val="006A0EBC"/>
    <w:rsid w:val="006A1252"/>
    <w:rsid w:val="006A15D0"/>
    <w:rsid w:val="006A1E8F"/>
    <w:rsid w:val="006A28CD"/>
    <w:rsid w:val="006A3780"/>
    <w:rsid w:val="006A49B9"/>
    <w:rsid w:val="006A53C2"/>
    <w:rsid w:val="006A5A7E"/>
    <w:rsid w:val="006A5F24"/>
    <w:rsid w:val="006A600B"/>
    <w:rsid w:val="006A6B45"/>
    <w:rsid w:val="006A6D34"/>
    <w:rsid w:val="006A71F5"/>
    <w:rsid w:val="006A7735"/>
    <w:rsid w:val="006A7AF4"/>
    <w:rsid w:val="006A7DC9"/>
    <w:rsid w:val="006B07EC"/>
    <w:rsid w:val="006B099D"/>
    <w:rsid w:val="006B1BA8"/>
    <w:rsid w:val="006B21F8"/>
    <w:rsid w:val="006B2293"/>
    <w:rsid w:val="006B278B"/>
    <w:rsid w:val="006B2849"/>
    <w:rsid w:val="006B2EC2"/>
    <w:rsid w:val="006B3179"/>
    <w:rsid w:val="006B39F9"/>
    <w:rsid w:val="006B3A89"/>
    <w:rsid w:val="006B4C82"/>
    <w:rsid w:val="006B5E9D"/>
    <w:rsid w:val="006B6210"/>
    <w:rsid w:val="006B73C4"/>
    <w:rsid w:val="006B7AC9"/>
    <w:rsid w:val="006B7ED2"/>
    <w:rsid w:val="006C0456"/>
    <w:rsid w:val="006C163C"/>
    <w:rsid w:val="006C1D2F"/>
    <w:rsid w:val="006C20B1"/>
    <w:rsid w:val="006C248D"/>
    <w:rsid w:val="006C30CB"/>
    <w:rsid w:val="006C3299"/>
    <w:rsid w:val="006C52F5"/>
    <w:rsid w:val="006C5B46"/>
    <w:rsid w:val="006C61C7"/>
    <w:rsid w:val="006C6909"/>
    <w:rsid w:val="006C6B6B"/>
    <w:rsid w:val="006C7046"/>
    <w:rsid w:val="006C7916"/>
    <w:rsid w:val="006C7C69"/>
    <w:rsid w:val="006C7E02"/>
    <w:rsid w:val="006D0259"/>
    <w:rsid w:val="006D03DC"/>
    <w:rsid w:val="006D0B0D"/>
    <w:rsid w:val="006D3002"/>
    <w:rsid w:val="006D3E67"/>
    <w:rsid w:val="006D46E8"/>
    <w:rsid w:val="006D49B8"/>
    <w:rsid w:val="006D4DF9"/>
    <w:rsid w:val="006D4EFD"/>
    <w:rsid w:val="006D4FB8"/>
    <w:rsid w:val="006D5A62"/>
    <w:rsid w:val="006D62D5"/>
    <w:rsid w:val="006D66E4"/>
    <w:rsid w:val="006D7786"/>
    <w:rsid w:val="006D7AA5"/>
    <w:rsid w:val="006D7FC7"/>
    <w:rsid w:val="006E1799"/>
    <w:rsid w:val="006E1AB6"/>
    <w:rsid w:val="006E1ACF"/>
    <w:rsid w:val="006E1CE0"/>
    <w:rsid w:val="006E22A7"/>
    <w:rsid w:val="006E2E2D"/>
    <w:rsid w:val="006E34BA"/>
    <w:rsid w:val="006E35D4"/>
    <w:rsid w:val="006E3997"/>
    <w:rsid w:val="006E416F"/>
    <w:rsid w:val="006E5257"/>
    <w:rsid w:val="006E5756"/>
    <w:rsid w:val="006E5E51"/>
    <w:rsid w:val="006E5EF0"/>
    <w:rsid w:val="006E5FFF"/>
    <w:rsid w:val="006E638D"/>
    <w:rsid w:val="006E6CED"/>
    <w:rsid w:val="006E75B9"/>
    <w:rsid w:val="006E7A15"/>
    <w:rsid w:val="006E7ECB"/>
    <w:rsid w:val="006F04E7"/>
    <w:rsid w:val="006F1A55"/>
    <w:rsid w:val="006F1B96"/>
    <w:rsid w:val="006F25DA"/>
    <w:rsid w:val="006F2605"/>
    <w:rsid w:val="006F29BC"/>
    <w:rsid w:val="006F29E4"/>
    <w:rsid w:val="006F3160"/>
    <w:rsid w:val="006F3636"/>
    <w:rsid w:val="006F3C74"/>
    <w:rsid w:val="006F3D74"/>
    <w:rsid w:val="006F3F68"/>
    <w:rsid w:val="006F51FE"/>
    <w:rsid w:val="006F57BE"/>
    <w:rsid w:val="006F5DC7"/>
    <w:rsid w:val="006F65DA"/>
    <w:rsid w:val="006F66F4"/>
    <w:rsid w:val="006F67A9"/>
    <w:rsid w:val="006F6D01"/>
    <w:rsid w:val="006F71EC"/>
    <w:rsid w:val="00701002"/>
    <w:rsid w:val="00701740"/>
    <w:rsid w:val="007017D3"/>
    <w:rsid w:val="00701E20"/>
    <w:rsid w:val="00701ECA"/>
    <w:rsid w:val="007022D8"/>
    <w:rsid w:val="00702B26"/>
    <w:rsid w:val="00702BA3"/>
    <w:rsid w:val="00702EDF"/>
    <w:rsid w:val="00702F73"/>
    <w:rsid w:val="00704455"/>
    <w:rsid w:val="00704617"/>
    <w:rsid w:val="00704F8A"/>
    <w:rsid w:val="007051D1"/>
    <w:rsid w:val="00705733"/>
    <w:rsid w:val="00706240"/>
    <w:rsid w:val="00706E56"/>
    <w:rsid w:val="007075CC"/>
    <w:rsid w:val="0071027D"/>
    <w:rsid w:val="00710947"/>
    <w:rsid w:val="00711C94"/>
    <w:rsid w:val="00712354"/>
    <w:rsid w:val="00712357"/>
    <w:rsid w:val="00712478"/>
    <w:rsid w:val="007129E7"/>
    <w:rsid w:val="00712C71"/>
    <w:rsid w:val="00713410"/>
    <w:rsid w:val="007141C2"/>
    <w:rsid w:val="00714342"/>
    <w:rsid w:val="0071439E"/>
    <w:rsid w:val="0071484F"/>
    <w:rsid w:val="0071592C"/>
    <w:rsid w:val="00715B4C"/>
    <w:rsid w:val="00715C0E"/>
    <w:rsid w:val="00715DA9"/>
    <w:rsid w:val="00716773"/>
    <w:rsid w:val="007169B5"/>
    <w:rsid w:val="00716E14"/>
    <w:rsid w:val="007179BA"/>
    <w:rsid w:val="00717D39"/>
    <w:rsid w:val="0072021E"/>
    <w:rsid w:val="007214C1"/>
    <w:rsid w:val="00721774"/>
    <w:rsid w:val="007217F0"/>
    <w:rsid w:val="00722A88"/>
    <w:rsid w:val="00722F68"/>
    <w:rsid w:val="007234A4"/>
    <w:rsid w:val="0072388D"/>
    <w:rsid w:val="00723A0B"/>
    <w:rsid w:val="00723D3D"/>
    <w:rsid w:val="00723EAD"/>
    <w:rsid w:val="00724393"/>
    <w:rsid w:val="007245A2"/>
    <w:rsid w:val="00724D0F"/>
    <w:rsid w:val="00724E61"/>
    <w:rsid w:val="00724EA7"/>
    <w:rsid w:val="00725414"/>
    <w:rsid w:val="00725B00"/>
    <w:rsid w:val="007265AB"/>
    <w:rsid w:val="00726798"/>
    <w:rsid w:val="00726C1A"/>
    <w:rsid w:val="00726CE2"/>
    <w:rsid w:val="007276BC"/>
    <w:rsid w:val="007276C7"/>
    <w:rsid w:val="00727880"/>
    <w:rsid w:val="00731667"/>
    <w:rsid w:val="007324E2"/>
    <w:rsid w:val="007335F8"/>
    <w:rsid w:val="00734092"/>
    <w:rsid w:val="00734162"/>
    <w:rsid w:val="0073426C"/>
    <w:rsid w:val="0073463D"/>
    <w:rsid w:val="00734885"/>
    <w:rsid w:val="00734B18"/>
    <w:rsid w:val="00734CA6"/>
    <w:rsid w:val="00735425"/>
    <w:rsid w:val="0073548B"/>
    <w:rsid w:val="0073662C"/>
    <w:rsid w:val="00736DFC"/>
    <w:rsid w:val="00737615"/>
    <w:rsid w:val="007378BD"/>
    <w:rsid w:val="00737ADF"/>
    <w:rsid w:val="00740007"/>
    <w:rsid w:val="00740C89"/>
    <w:rsid w:val="0074200A"/>
    <w:rsid w:val="00742398"/>
    <w:rsid w:val="00742CBF"/>
    <w:rsid w:val="00742FFB"/>
    <w:rsid w:val="007436AB"/>
    <w:rsid w:val="00744619"/>
    <w:rsid w:val="007452CA"/>
    <w:rsid w:val="007453B4"/>
    <w:rsid w:val="007453B9"/>
    <w:rsid w:val="007468DD"/>
    <w:rsid w:val="007469E4"/>
    <w:rsid w:val="00746BAF"/>
    <w:rsid w:val="00747DCA"/>
    <w:rsid w:val="007502C7"/>
    <w:rsid w:val="007502D9"/>
    <w:rsid w:val="007503CF"/>
    <w:rsid w:val="00750450"/>
    <w:rsid w:val="00750A4B"/>
    <w:rsid w:val="00750C03"/>
    <w:rsid w:val="00750C1D"/>
    <w:rsid w:val="00750EFC"/>
    <w:rsid w:val="007529B6"/>
    <w:rsid w:val="00752CAB"/>
    <w:rsid w:val="00753AB6"/>
    <w:rsid w:val="007541F3"/>
    <w:rsid w:val="00755BB1"/>
    <w:rsid w:val="007560F0"/>
    <w:rsid w:val="00756366"/>
    <w:rsid w:val="00757175"/>
    <w:rsid w:val="007606F6"/>
    <w:rsid w:val="00760983"/>
    <w:rsid w:val="00760A57"/>
    <w:rsid w:val="00760B79"/>
    <w:rsid w:val="007615B4"/>
    <w:rsid w:val="00761B36"/>
    <w:rsid w:val="00762001"/>
    <w:rsid w:val="00762437"/>
    <w:rsid w:val="00762D00"/>
    <w:rsid w:val="00763672"/>
    <w:rsid w:val="00763A56"/>
    <w:rsid w:val="00763D1A"/>
    <w:rsid w:val="00764298"/>
    <w:rsid w:val="007642B2"/>
    <w:rsid w:val="00764498"/>
    <w:rsid w:val="007644AA"/>
    <w:rsid w:val="00764B4C"/>
    <w:rsid w:val="007656AC"/>
    <w:rsid w:val="00765C17"/>
    <w:rsid w:val="00765F57"/>
    <w:rsid w:val="007664CA"/>
    <w:rsid w:val="0076668E"/>
    <w:rsid w:val="007675FC"/>
    <w:rsid w:val="007677C6"/>
    <w:rsid w:val="007679E5"/>
    <w:rsid w:val="00770181"/>
    <w:rsid w:val="00770413"/>
    <w:rsid w:val="00770D3F"/>
    <w:rsid w:val="00771936"/>
    <w:rsid w:val="00771B5B"/>
    <w:rsid w:val="0077241C"/>
    <w:rsid w:val="007736E7"/>
    <w:rsid w:val="00774DAD"/>
    <w:rsid w:val="007751D4"/>
    <w:rsid w:val="00775239"/>
    <w:rsid w:val="007761FB"/>
    <w:rsid w:val="007767B4"/>
    <w:rsid w:val="0077697B"/>
    <w:rsid w:val="00776EE1"/>
    <w:rsid w:val="0077756D"/>
    <w:rsid w:val="007776FF"/>
    <w:rsid w:val="00777A56"/>
    <w:rsid w:val="00777EA1"/>
    <w:rsid w:val="00777FC9"/>
    <w:rsid w:val="00780471"/>
    <w:rsid w:val="0078133C"/>
    <w:rsid w:val="007819D5"/>
    <w:rsid w:val="0078212F"/>
    <w:rsid w:val="00783C1B"/>
    <w:rsid w:val="0078405A"/>
    <w:rsid w:val="0078416C"/>
    <w:rsid w:val="007847DA"/>
    <w:rsid w:val="00785E88"/>
    <w:rsid w:val="007862D2"/>
    <w:rsid w:val="00786D6A"/>
    <w:rsid w:val="00786F44"/>
    <w:rsid w:val="007877B8"/>
    <w:rsid w:val="0078797D"/>
    <w:rsid w:val="00787AEB"/>
    <w:rsid w:val="00787E74"/>
    <w:rsid w:val="00790010"/>
    <w:rsid w:val="007903C4"/>
    <w:rsid w:val="00791544"/>
    <w:rsid w:val="00791A23"/>
    <w:rsid w:val="00791C91"/>
    <w:rsid w:val="00791D54"/>
    <w:rsid w:val="00792190"/>
    <w:rsid w:val="00792789"/>
    <w:rsid w:val="007927C2"/>
    <w:rsid w:val="007938B4"/>
    <w:rsid w:val="00793C07"/>
    <w:rsid w:val="00793E5F"/>
    <w:rsid w:val="00793F81"/>
    <w:rsid w:val="0079480A"/>
    <w:rsid w:val="00794A63"/>
    <w:rsid w:val="00795A3C"/>
    <w:rsid w:val="00795D64"/>
    <w:rsid w:val="0079752C"/>
    <w:rsid w:val="007A0272"/>
    <w:rsid w:val="007A02D5"/>
    <w:rsid w:val="007A03BB"/>
    <w:rsid w:val="007A0696"/>
    <w:rsid w:val="007A1C03"/>
    <w:rsid w:val="007A1DD6"/>
    <w:rsid w:val="007A1E10"/>
    <w:rsid w:val="007A30B2"/>
    <w:rsid w:val="007A33A2"/>
    <w:rsid w:val="007A38B5"/>
    <w:rsid w:val="007A4B43"/>
    <w:rsid w:val="007A5708"/>
    <w:rsid w:val="007A5FCA"/>
    <w:rsid w:val="007A7CC7"/>
    <w:rsid w:val="007A7FE4"/>
    <w:rsid w:val="007B008E"/>
    <w:rsid w:val="007B02C7"/>
    <w:rsid w:val="007B03E4"/>
    <w:rsid w:val="007B1B51"/>
    <w:rsid w:val="007B2208"/>
    <w:rsid w:val="007B267B"/>
    <w:rsid w:val="007B28D5"/>
    <w:rsid w:val="007B2912"/>
    <w:rsid w:val="007B30CE"/>
    <w:rsid w:val="007B394D"/>
    <w:rsid w:val="007B3E4A"/>
    <w:rsid w:val="007B4244"/>
    <w:rsid w:val="007B5360"/>
    <w:rsid w:val="007B59DD"/>
    <w:rsid w:val="007B61C1"/>
    <w:rsid w:val="007B6F61"/>
    <w:rsid w:val="007B7719"/>
    <w:rsid w:val="007C0794"/>
    <w:rsid w:val="007C115F"/>
    <w:rsid w:val="007C177C"/>
    <w:rsid w:val="007C2587"/>
    <w:rsid w:val="007C2619"/>
    <w:rsid w:val="007C2A24"/>
    <w:rsid w:val="007C2AF6"/>
    <w:rsid w:val="007C32BF"/>
    <w:rsid w:val="007C3322"/>
    <w:rsid w:val="007C3DE2"/>
    <w:rsid w:val="007C4443"/>
    <w:rsid w:val="007C57A5"/>
    <w:rsid w:val="007C5DE2"/>
    <w:rsid w:val="007C5FA2"/>
    <w:rsid w:val="007C639A"/>
    <w:rsid w:val="007C7367"/>
    <w:rsid w:val="007C74C8"/>
    <w:rsid w:val="007C7A79"/>
    <w:rsid w:val="007C7BDD"/>
    <w:rsid w:val="007D0899"/>
    <w:rsid w:val="007D0927"/>
    <w:rsid w:val="007D1C03"/>
    <w:rsid w:val="007D2205"/>
    <w:rsid w:val="007D2505"/>
    <w:rsid w:val="007D2DF7"/>
    <w:rsid w:val="007D2E94"/>
    <w:rsid w:val="007D320C"/>
    <w:rsid w:val="007D3325"/>
    <w:rsid w:val="007D3D44"/>
    <w:rsid w:val="007D4D7C"/>
    <w:rsid w:val="007D6055"/>
    <w:rsid w:val="007D6187"/>
    <w:rsid w:val="007D6670"/>
    <w:rsid w:val="007D6920"/>
    <w:rsid w:val="007D6BCE"/>
    <w:rsid w:val="007D6F84"/>
    <w:rsid w:val="007D7252"/>
    <w:rsid w:val="007D75C1"/>
    <w:rsid w:val="007D7B3A"/>
    <w:rsid w:val="007E0016"/>
    <w:rsid w:val="007E0B27"/>
    <w:rsid w:val="007E13CF"/>
    <w:rsid w:val="007E1B4F"/>
    <w:rsid w:val="007E1B67"/>
    <w:rsid w:val="007E20BF"/>
    <w:rsid w:val="007E2179"/>
    <w:rsid w:val="007E25C9"/>
    <w:rsid w:val="007E33F3"/>
    <w:rsid w:val="007E364D"/>
    <w:rsid w:val="007E4377"/>
    <w:rsid w:val="007E43A8"/>
    <w:rsid w:val="007E45D1"/>
    <w:rsid w:val="007E4842"/>
    <w:rsid w:val="007E5026"/>
    <w:rsid w:val="007E5E29"/>
    <w:rsid w:val="007E5EBA"/>
    <w:rsid w:val="007E5F50"/>
    <w:rsid w:val="007E6C16"/>
    <w:rsid w:val="007E705D"/>
    <w:rsid w:val="007E79C3"/>
    <w:rsid w:val="007E7B27"/>
    <w:rsid w:val="007E7E1E"/>
    <w:rsid w:val="007F0324"/>
    <w:rsid w:val="007F066C"/>
    <w:rsid w:val="007F21CC"/>
    <w:rsid w:val="007F289B"/>
    <w:rsid w:val="007F28BE"/>
    <w:rsid w:val="007F41C0"/>
    <w:rsid w:val="007F4499"/>
    <w:rsid w:val="007F6C4A"/>
    <w:rsid w:val="007F7046"/>
    <w:rsid w:val="007F72B0"/>
    <w:rsid w:val="007F7E77"/>
    <w:rsid w:val="00800453"/>
    <w:rsid w:val="00800B39"/>
    <w:rsid w:val="00800C77"/>
    <w:rsid w:val="00801837"/>
    <w:rsid w:val="008022EA"/>
    <w:rsid w:val="008044FB"/>
    <w:rsid w:val="0080513A"/>
    <w:rsid w:val="0080538E"/>
    <w:rsid w:val="00805FA6"/>
    <w:rsid w:val="00806661"/>
    <w:rsid w:val="00806BBC"/>
    <w:rsid w:val="00807217"/>
    <w:rsid w:val="00810321"/>
    <w:rsid w:val="00810846"/>
    <w:rsid w:val="00811386"/>
    <w:rsid w:val="00811612"/>
    <w:rsid w:val="00811A28"/>
    <w:rsid w:val="00811B52"/>
    <w:rsid w:val="00811C50"/>
    <w:rsid w:val="00812E5B"/>
    <w:rsid w:val="00813430"/>
    <w:rsid w:val="008139CA"/>
    <w:rsid w:val="0081412C"/>
    <w:rsid w:val="00814B44"/>
    <w:rsid w:val="00814C12"/>
    <w:rsid w:val="00814C51"/>
    <w:rsid w:val="00816044"/>
    <w:rsid w:val="008167F9"/>
    <w:rsid w:val="00816867"/>
    <w:rsid w:val="00816E30"/>
    <w:rsid w:val="008173E1"/>
    <w:rsid w:val="00817955"/>
    <w:rsid w:val="00820059"/>
    <w:rsid w:val="00820368"/>
    <w:rsid w:val="00820E9B"/>
    <w:rsid w:val="0082138B"/>
    <w:rsid w:val="0082163F"/>
    <w:rsid w:val="00821867"/>
    <w:rsid w:val="008221DE"/>
    <w:rsid w:val="008225F7"/>
    <w:rsid w:val="00822A21"/>
    <w:rsid w:val="008236D6"/>
    <w:rsid w:val="008239D3"/>
    <w:rsid w:val="008242B9"/>
    <w:rsid w:val="00824557"/>
    <w:rsid w:val="00824C75"/>
    <w:rsid w:val="0082628F"/>
    <w:rsid w:val="00826B5C"/>
    <w:rsid w:val="008274E7"/>
    <w:rsid w:val="0082770B"/>
    <w:rsid w:val="00830F15"/>
    <w:rsid w:val="008321C3"/>
    <w:rsid w:val="008323B2"/>
    <w:rsid w:val="00832486"/>
    <w:rsid w:val="00832B9B"/>
    <w:rsid w:val="00832D15"/>
    <w:rsid w:val="00833072"/>
    <w:rsid w:val="00833129"/>
    <w:rsid w:val="00833213"/>
    <w:rsid w:val="0083326B"/>
    <w:rsid w:val="00833E28"/>
    <w:rsid w:val="00833ED8"/>
    <w:rsid w:val="00834CD0"/>
    <w:rsid w:val="00834EDB"/>
    <w:rsid w:val="008352F6"/>
    <w:rsid w:val="008357A2"/>
    <w:rsid w:val="00835D48"/>
    <w:rsid w:val="0083683E"/>
    <w:rsid w:val="00836CF0"/>
    <w:rsid w:val="008370A1"/>
    <w:rsid w:val="00837B4D"/>
    <w:rsid w:val="00837BB4"/>
    <w:rsid w:val="008400CC"/>
    <w:rsid w:val="0084022B"/>
    <w:rsid w:val="00840A25"/>
    <w:rsid w:val="00841563"/>
    <w:rsid w:val="00841587"/>
    <w:rsid w:val="008415DE"/>
    <w:rsid w:val="00841D17"/>
    <w:rsid w:val="00842215"/>
    <w:rsid w:val="00842562"/>
    <w:rsid w:val="00843578"/>
    <w:rsid w:val="00843905"/>
    <w:rsid w:val="00843F13"/>
    <w:rsid w:val="00844373"/>
    <w:rsid w:val="008449F1"/>
    <w:rsid w:val="00845402"/>
    <w:rsid w:val="008454E3"/>
    <w:rsid w:val="00845557"/>
    <w:rsid w:val="0084686D"/>
    <w:rsid w:val="0084784D"/>
    <w:rsid w:val="008502CC"/>
    <w:rsid w:val="0085220A"/>
    <w:rsid w:val="00852D55"/>
    <w:rsid w:val="00853426"/>
    <w:rsid w:val="0085350A"/>
    <w:rsid w:val="00854B51"/>
    <w:rsid w:val="00855083"/>
    <w:rsid w:val="00855284"/>
    <w:rsid w:val="00855445"/>
    <w:rsid w:val="00855D88"/>
    <w:rsid w:val="00856015"/>
    <w:rsid w:val="008567AE"/>
    <w:rsid w:val="00857A59"/>
    <w:rsid w:val="00860038"/>
    <w:rsid w:val="00860804"/>
    <w:rsid w:val="00861084"/>
    <w:rsid w:val="00861D25"/>
    <w:rsid w:val="0086270B"/>
    <w:rsid w:val="00862725"/>
    <w:rsid w:val="00863300"/>
    <w:rsid w:val="00863F28"/>
    <w:rsid w:val="008648A6"/>
    <w:rsid w:val="00864AF2"/>
    <w:rsid w:val="00864CAE"/>
    <w:rsid w:val="008657B2"/>
    <w:rsid w:val="00866263"/>
    <w:rsid w:val="00866973"/>
    <w:rsid w:val="008671F8"/>
    <w:rsid w:val="00867470"/>
    <w:rsid w:val="008701C4"/>
    <w:rsid w:val="008701F5"/>
    <w:rsid w:val="0087175C"/>
    <w:rsid w:val="0087191A"/>
    <w:rsid w:val="00871CBA"/>
    <w:rsid w:val="00871DBA"/>
    <w:rsid w:val="00872406"/>
    <w:rsid w:val="00872ED3"/>
    <w:rsid w:val="00874860"/>
    <w:rsid w:val="008749B9"/>
    <w:rsid w:val="0087522D"/>
    <w:rsid w:val="0087547D"/>
    <w:rsid w:val="00877264"/>
    <w:rsid w:val="0088038F"/>
    <w:rsid w:val="008808F9"/>
    <w:rsid w:val="00880CD9"/>
    <w:rsid w:val="00881049"/>
    <w:rsid w:val="0088163C"/>
    <w:rsid w:val="00881C58"/>
    <w:rsid w:val="008822C7"/>
    <w:rsid w:val="00883B2D"/>
    <w:rsid w:val="008840C4"/>
    <w:rsid w:val="00885FD5"/>
    <w:rsid w:val="0088626F"/>
    <w:rsid w:val="00886BB8"/>
    <w:rsid w:val="00886C95"/>
    <w:rsid w:val="00886F88"/>
    <w:rsid w:val="00886F8D"/>
    <w:rsid w:val="0088742B"/>
    <w:rsid w:val="0089052A"/>
    <w:rsid w:val="0089202E"/>
    <w:rsid w:val="00892282"/>
    <w:rsid w:val="00892C43"/>
    <w:rsid w:val="008936EE"/>
    <w:rsid w:val="008946A0"/>
    <w:rsid w:val="00895664"/>
    <w:rsid w:val="0089574E"/>
    <w:rsid w:val="00895798"/>
    <w:rsid w:val="00895D41"/>
    <w:rsid w:val="00895E2D"/>
    <w:rsid w:val="00896653"/>
    <w:rsid w:val="008967C9"/>
    <w:rsid w:val="00897334"/>
    <w:rsid w:val="008978D3"/>
    <w:rsid w:val="00897938"/>
    <w:rsid w:val="008A021D"/>
    <w:rsid w:val="008A0756"/>
    <w:rsid w:val="008A0904"/>
    <w:rsid w:val="008A1C38"/>
    <w:rsid w:val="008A21E1"/>
    <w:rsid w:val="008A2214"/>
    <w:rsid w:val="008A3522"/>
    <w:rsid w:val="008A36D8"/>
    <w:rsid w:val="008A53C0"/>
    <w:rsid w:val="008A542A"/>
    <w:rsid w:val="008A5729"/>
    <w:rsid w:val="008A5B72"/>
    <w:rsid w:val="008A5D04"/>
    <w:rsid w:val="008A64F3"/>
    <w:rsid w:val="008A6B1A"/>
    <w:rsid w:val="008A6B7C"/>
    <w:rsid w:val="008A6D1B"/>
    <w:rsid w:val="008B05A3"/>
    <w:rsid w:val="008B0EA1"/>
    <w:rsid w:val="008B1B5F"/>
    <w:rsid w:val="008B1C9E"/>
    <w:rsid w:val="008B1D1A"/>
    <w:rsid w:val="008B1D90"/>
    <w:rsid w:val="008B2614"/>
    <w:rsid w:val="008B4C32"/>
    <w:rsid w:val="008B5BEE"/>
    <w:rsid w:val="008B6511"/>
    <w:rsid w:val="008B673A"/>
    <w:rsid w:val="008B6DDF"/>
    <w:rsid w:val="008B6F38"/>
    <w:rsid w:val="008B6F8A"/>
    <w:rsid w:val="008B70A7"/>
    <w:rsid w:val="008B7309"/>
    <w:rsid w:val="008B74DF"/>
    <w:rsid w:val="008B7609"/>
    <w:rsid w:val="008B78AC"/>
    <w:rsid w:val="008B7DD8"/>
    <w:rsid w:val="008C01C6"/>
    <w:rsid w:val="008C07D8"/>
    <w:rsid w:val="008C0A9C"/>
    <w:rsid w:val="008C0EFC"/>
    <w:rsid w:val="008C10D0"/>
    <w:rsid w:val="008C1373"/>
    <w:rsid w:val="008C22AD"/>
    <w:rsid w:val="008C33D5"/>
    <w:rsid w:val="008C33EC"/>
    <w:rsid w:val="008C38E9"/>
    <w:rsid w:val="008C6C9A"/>
    <w:rsid w:val="008C6CFF"/>
    <w:rsid w:val="008C75E1"/>
    <w:rsid w:val="008D014A"/>
    <w:rsid w:val="008D02DD"/>
    <w:rsid w:val="008D043B"/>
    <w:rsid w:val="008D1919"/>
    <w:rsid w:val="008D1CFA"/>
    <w:rsid w:val="008D27C6"/>
    <w:rsid w:val="008D29F0"/>
    <w:rsid w:val="008D2C59"/>
    <w:rsid w:val="008D2C65"/>
    <w:rsid w:val="008D3152"/>
    <w:rsid w:val="008D4404"/>
    <w:rsid w:val="008D47CB"/>
    <w:rsid w:val="008D5CFD"/>
    <w:rsid w:val="008D6240"/>
    <w:rsid w:val="008D699E"/>
    <w:rsid w:val="008D6F5C"/>
    <w:rsid w:val="008D7300"/>
    <w:rsid w:val="008D7A34"/>
    <w:rsid w:val="008E014E"/>
    <w:rsid w:val="008E0317"/>
    <w:rsid w:val="008E0D5D"/>
    <w:rsid w:val="008E1D08"/>
    <w:rsid w:val="008E248B"/>
    <w:rsid w:val="008E33FC"/>
    <w:rsid w:val="008E4104"/>
    <w:rsid w:val="008E422A"/>
    <w:rsid w:val="008E43CA"/>
    <w:rsid w:val="008E459F"/>
    <w:rsid w:val="008E4884"/>
    <w:rsid w:val="008E48D0"/>
    <w:rsid w:val="008E493C"/>
    <w:rsid w:val="008E4DC4"/>
    <w:rsid w:val="008E4F33"/>
    <w:rsid w:val="008E5DA6"/>
    <w:rsid w:val="008E661F"/>
    <w:rsid w:val="008E6627"/>
    <w:rsid w:val="008E66D4"/>
    <w:rsid w:val="008F0A8B"/>
    <w:rsid w:val="008F1489"/>
    <w:rsid w:val="008F1C75"/>
    <w:rsid w:val="008F1E9F"/>
    <w:rsid w:val="008F30B0"/>
    <w:rsid w:val="008F3128"/>
    <w:rsid w:val="008F39F4"/>
    <w:rsid w:val="008F44D4"/>
    <w:rsid w:val="008F4939"/>
    <w:rsid w:val="008F4B84"/>
    <w:rsid w:val="008F4D47"/>
    <w:rsid w:val="008F52B0"/>
    <w:rsid w:val="008F52BD"/>
    <w:rsid w:val="008F543D"/>
    <w:rsid w:val="008F54C9"/>
    <w:rsid w:val="008F56ED"/>
    <w:rsid w:val="008F579E"/>
    <w:rsid w:val="008F60B6"/>
    <w:rsid w:val="008F6A12"/>
    <w:rsid w:val="008F6D13"/>
    <w:rsid w:val="008F6DF7"/>
    <w:rsid w:val="008F6F06"/>
    <w:rsid w:val="00900439"/>
    <w:rsid w:val="00900DA9"/>
    <w:rsid w:val="009014DC"/>
    <w:rsid w:val="00901A69"/>
    <w:rsid w:val="00901FF2"/>
    <w:rsid w:val="00902A55"/>
    <w:rsid w:val="0090315A"/>
    <w:rsid w:val="00903485"/>
    <w:rsid w:val="0090370D"/>
    <w:rsid w:val="009038A2"/>
    <w:rsid w:val="00903E8B"/>
    <w:rsid w:val="00904F7C"/>
    <w:rsid w:val="00905AB9"/>
    <w:rsid w:val="00905DEF"/>
    <w:rsid w:val="00906D53"/>
    <w:rsid w:val="009079F4"/>
    <w:rsid w:val="00907EFD"/>
    <w:rsid w:val="00910050"/>
    <w:rsid w:val="009104D3"/>
    <w:rsid w:val="00910E0E"/>
    <w:rsid w:val="009124CB"/>
    <w:rsid w:val="00912A6B"/>
    <w:rsid w:val="00912BA9"/>
    <w:rsid w:val="00912DBD"/>
    <w:rsid w:val="0091330F"/>
    <w:rsid w:val="00913566"/>
    <w:rsid w:val="009137D5"/>
    <w:rsid w:val="00913D09"/>
    <w:rsid w:val="009149AD"/>
    <w:rsid w:val="009158C2"/>
    <w:rsid w:val="00915A66"/>
    <w:rsid w:val="00915D10"/>
    <w:rsid w:val="0091650E"/>
    <w:rsid w:val="00916C39"/>
    <w:rsid w:val="009176CA"/>
    <w:rsid w:val="00917722"/>
    <w:rsid w:val="00917C39"/>
    <w:rsid w:val="00920498"/>
    <w:rsid w:val="00921221"/>
    <w:rsid w:val="00921E3B"/>
    <w:rsid w:val="00922CBE"/>
    <w:rsid w:val="00922F3B"/>
    <w:rsid w:val="0092306C"/>
    <w:rsid w:val="00923932"/>
    <w:rsid w:val="00923A12"/>
    <w:rsid w:val="00924BF9"/>
    <w:rsid w:val="00924E33"/>
    <w:rsid w:val="00924F8E"/>
    <w:rsid w:val="009254C0"/>
    <w:rsid w:val="00925613"/>
    <w:rsid w:val="00925BD4"/>
    <w:rsid w:val="00925F38"/>
    <w:rsid w:val="0092648A"/>
    <w:rsid w:val="00926E80"/>
    <w:rsid w:val="00926FF4"/>
    <w:rsid w:val="0093102B"/>
    <w:rsid w:val="009324D1"/>
    <w:rsid w:val="00932645"/>
    <w:rsid w:val="00932ADA"/>
    <w:rsid w:val="00932F51"/>
    <w:rsid w:val="0093308A"/>
    <w:rsid w:val="009331E0"/>
    <w:rsid w:val="0093374D"/>
    <w:rsid w:val="00934073"/>
    <w:rsid w:val="0093572A"/>
    <w:rsid w:val="00936BB9"/>
    <w:rsid w:val="00936CDC"/>
    <w:rsid w:val="00936E38"/>
    <w:rsid w:val="00941610"/>
    <w:rsid w:val="00941E78"/>
    <w:rsid w:val="00941E83"/>
    <w:rsid w:val="0094419D"/>
    <w:rsid w:val="0094489E"/>
    <w:rsid w:val="00944A70"/>
    <w:rsid w:val="0094523D"/>
    <w:rsid w:val="00946FF6"/>
    <w:rsid w:val="009471F5"/>
    <w:rsid w:val="00947525"/>
    <w:rsid w:val="0094764D"/>
    <w:rsid w:val="0095062D"/>
    <w:rsid w:val="00950BEC"/>
    <w:rsid w:val="00950F83"/>
    <w:rsid w:val="0095120B"/>
    <w:rsid w:val="009519BD"/>
    <w:rsid w:val="00951B27"/>
    <w:rsid w:val="00952A62"/>
    <w:rsid w:val="00952F72"/>
    <w:rsid w:val="00953111"/>
    <w:rsid w:val="00953310"/>
    <w:rsid w:val="0095356A"/>
    <w:rsid w:val="009536C5"/>
    <w:rsid w:val="00953A51"/>
    <w:rsid w:val="00953DE5"/>
    <w:rsid w:val="00953F1D"/>
    <w:rsid w:val="0095422F"/>
    <w:rsid w:val="00954CA5"/>
    <w:rsid w:val="009555ED"/>
    <w:rsid w:val="009562F7"/>
    <w:rsid w:val="00956343"/>
    <w:rsid w:val="00956BA6"/>
    <w:rsid w:val="00957099"/>
    <w:rsid w:val="009609CD"/>
    <w:rsid w:val="00961019"/>
    <w:rsid w:val="009617C5"/>
    <w:rsid w:val="00961863"/>
    <w:rsid w:val="00961CAF"/>
    <w:rsid w:val="00963155"/>
    <w:rsid w:val="009644CB"/>
    <w:rsid w:val="0096481B"/>
    <w:rsid w:val="00964A8D"/>
    <w:rsid w:val="009656FB"/>
    <w:rsid w:val="009679FA"/>
    <w:rsid w:val="0097041B"/>
    <w:rsid w:val="00970D06"/>
    <w:rsid w:val="0097148A"/>
    <w:rsid w:val="009719CA"/>
    <w:rsid w:val="009728B0"/>
    <w:rsid w:val="009735A7"/>
    <w:rsid w:val="0097375C"/>
    <w:rsid w:val="00973EB1"/>
    <w:rsid w:val="009754B5"/>
    <w:rsid w:val="00975705"/>
    <w:rsid w:val="00975E6A"/>
    <w:rsid w:val="00977DA3"/>
    <w:rsid w:val="009807FB"/>
    <w:rsid w:val="009811C0"/>
    <w:rsid w:val="00981FD4"/>
    <w:rsid w:val="009820FF"/>
    <w:rsid w:val="009829F8"/>
    <w:rsid w:val="0098328A"/>
    <w:rsid w:val="009834F8"/>
    <w:rsid w:val="0098399E"/>
    <w:rsid w:val="00983DDA"/>
    <w:rsid w:val="00984779"/>
    <w:rsid w:val="00984F30"/>
    <w:rsid w:val="009858B7"/>
    <w:rsid w:val="00985C0D"/>
    <w:rsid w:val="0098663C"/>
    <w:rsid w:val="0098664D"/>
    <w:rsid w:val="00986A8D"/>
    <w:rsid w:val="009871B2"/>
    <w:rsid w:val="009871F7"/>
    <w:rsid w:val="0098748E"/>
    <w:rsid w:val="009874F7"/>
    <w:rsid w:val="00987CB0"/>
    <w:rsid w:val="00990867"/>
    <w:rsid w:val="0099093E"/>
    <w:rsid w:val="0099101F"/>
    <w:rsid w:val="00991D02"/>
    <w:rsid w:val="0099261A"/>
    <w:rsid w:val="00992A9C"/>
    <w:rsid w:val="00992BE8"/>
    <w:rsid w:val="00992ECF"/>
    <w:rsid w:val="00993B60"/>
    <w:rsid w:val="0099415A"/>
    <w:rsid w:val="009948A2"/>
    <w:rsid w:val="00995783"/>
    <w:rsid w:val="00995AEA"/>
    <w:rsid w:val="00995C28"/>
    <w:rsid w:val="00995F4F"/>
    <w:rsid w:val="009967A2"/>
    <w:rsid w:val="009967A8"/>
    <w:rsid w:val="00996811"/>
    <w:rsid w:val="00996A6B"/>
    <w:rsid w:val="00996BF9"/>
    <w:rsid w:val="00996C12"/>
    <w:rsid w:val="009974AC"/>
    <w:rsid w:val="00997BAB"/>
    <w:rsid w:val="009A097F"/>
    <w:rsid w:val="009A0FA2"/>
    <w:rsid w:val="009A11C5"/>
    <w:rsid w:val="009A2030"/>
    <w:rsid w:val="009A24C2"/>
    <w:rsid w:val="009A29B4"/>
    <w:rsid w:val="009A29E1"/>
    <w:rsid w:val="009A35A3"/>
    <w:rsid w:val="009A35D3"/>
    <w:rsid w:val="009A3AB7"/>
    <w:rsid w:val="009A3BC9"/>
    <w:rsid w:val="009A4242"/>
    <w:rsid w:val="009A43DE"/>
    <w:rsid w:val="009A479C"/>
    <w:rsid w:val="009A4BCD"/>
    <w:rsid w:val="009A4F88"/>
    <w:rsid w:val="009A545A"/>
    <w:rsid w:val="009A5711"/>
    <w:rsid w:val="009A6991"/>
    <w:rsid w:val="009A702D"/>
    <w:rsid w:val="009A70A9"/>
    <w:rsid w:val="009A7FA0"/>
    <w:rsid w:val="009B0CF4"/>
    <w:rsid w:val="009B294F"/>
    <w:rsid w:val="009B2B48"/>
    <w:rsid w:val="009B2C8E"/>
    <w:rsid w:val="009B45E5"/>
    <w:rsid w:val="009B4D74"/>
    <w:rsid w:val="009B51DA"/>
    <w:rsid w:val="009B681A"/>
    <w:rsid w:val="009B6834"/>
    <w:rsid w:val="009B69EB"/>
    <w:rsid w:val="009B6C9B"/>
    <w:rsid w:val="009B6F4E"/>
    <w:rsid w:val="009B702B"/>
    <w:rsid w:val="009B7DF8"/>
    <w:rsid w:val="009C1248"/>
    <w:rsid w:val="009C16F6"/>
    <w:rsid w:val="009C20B4"/>
    <w:rsid w:val="009C2425"/>
    <w:rsid w:val="009C2603"/>
    <w:rsid w:val="009C26A5"/>
    <w:rsid w:val="009C29AC"/>
    <w:rsid w:val="009C31F4"/>
    <w:rsid w:val="009C410D"/>
    <w:rsid w:val="009C4440"/>
    <w:rsid w:val="009C461F"/>
    <w:rsid w:val="009C4698"/>
    <w:rsid w:val="009C4B61"/>
    <w:rsid w:val="009C4C7F"/>
    <w:rsid w:val="009C530E"/>
    <w:rsid w:val="009C59AA"/>
    <w:rsid w:val="009C687B"/>
    <w:rsid w:val="009C71F6"/>
    <w:rsid w:val="009C736F"/>
    <w:rsid w:val="009C75F4"/>
    <w:rsid w:val="009C7614"/>
    <w:rsid w:val="009C778D"/>
    <w:rsid w:val="009C7808"/>
    <w:rsid w:val="009D01EE"/>
    <w:rsid w:val="009D04AD"/>
    <w:rsid w:val="009D069B"/>
    <w:rsid w:val="009D07A3"/>
    <w:rsid w:val="009D09B1"/>
    <w:rsid w:val="009D0F35"/>
    <w:rsid w:val="009D1001"/>
    <w:rsid w:val="009D1466"/>
    <w:rsid w:val="009D1F8A"/>
    <w:rsid w:val="009D219B"/>
    <w:rsid w:val="009D272E"/>
    <w:rsid w:val="009D291A"/>
    <w:rsid w:val="009D2B57"/>
    <w:rsid w:val="009D2BCC"/>
    <w:rsid w:val="009D419B"/>
    <w:rsid w:val="009D4664"/>
    <w:rsid w:val="009D4CC2"/>
    <w:rsid w:val="009D5007"/>
    <w:rsid w:val="009D5D14"/>
    <w:rsid w:val="009D5F05"/>
    <w:rsid w:val="009D6152"/>
    <w:rsid w:val="009D64BD"/>
    <w:rsid w:val="009D670D"/>
    <w:rsid w:val="009D6F6A"/>
    <w:rsid w:val="009D7020"/>
    <w:rsid w:val="009D77A3"/>
    <w:rsid w:val="009E00F9"/>
    <w:rsid w:val="009E05AE"/>
    <w:rsid w:val="009E1517"/>
    <w:rsid w:val="009E191B"/>
    <w:rsid w:val="009E1A43"/>
    <w:rsid w:val="009E1E2A"/>
    <w:rsid w:val="009E1F72"/>
    <w:rsid w:val="009E20CA"/>
    <w:rsid w:val="009E24B2"/>
    <w:rsid w:val="009E259E"/>
    <w:rsid w:val="009E3784"/>
    <w:rsid w:val="009E3B8E"/>
    <w:rsid w:val="009E48DD"/>
    <w:rsid w:val="009E4B74"/>
    <w:rsid w:val="009E4E1F"/>
    <w:rsid w:val="009E5879"/>
    <w:rsid w:val="009E5E4E"/>
    <w:rsid w:val="009E7C67"/>
    <w:rsid w:val="009E7F0F"/>
    <w:rsid w:val="009F032F"/>
    <w:rsid w:val="009F083A"/>
    <w:rsid w:val="009F128B"/>
    <w:rsid w:val="009F14FD"/>
    <w:rsid w:val="009F228F"/>
    <w:rsid w:val="009F253A"/>
    <w:rsid w:val="009F2D3D"/>
    <w:rsid w:val="009F43B2"/>
    <w:rsid w:val="009F4842"/>
    <w:rsid w:val="009F4A7B"/>
    <w:rsid w:val="009F4A90"/>
    <w:rsid w:val="009F4C13"/>
    <w:rsid w:val="009F5601"/>
    <w:rsid w:val="009F5A24"/>
    <w:rsid w:val="009F67B7"/>
    <w:rsid w:val="009F6E36"/>
    <w:rsid w:val="009F7265"/>
    <w:rsid w:val="009F75EB"/>
    <w:rsid w:val="00A00018"/>
    <w:rsid w:val="00A0080A"/>
    <w:rsid w:val="00A00845"/>
    <w:rsid w:val="00A008BB"/>
    <w:rsid w:val="00A00945"/>
    <w:rsid w:val="00A00B83"/>
    <w:rsid w:val="00A013F9"/>
    <w:rsid w:val="00A016E0"/>
    <w:rsid w:val="00A016FF"/>
    <w:rsid w:val="00A01EB8"/>
    <w:rsid w:val="00A02342"/>
    <w:rsid w:val="00A023C2"/>
    <w:rsid w:val="00A02AA4"/>
    <w:rsid w:val="00A02B1C"/>
    <w:rsid w:val="00A03585"/>
    <w:rsid w:val="00A03F83"/>
    <w:rsid w:val="00A041D4"/>
    <w:rsid w:val="00A04880"/>
    <w:rsid w:val="00A04BFF"/>
    <w:rsid w:val="00A04DFE"/>
    <w:rsid w:val="00A052C1"/>
    <w:rsid w:val="00A0532D"/>
    <w:rsid w:val="00A078E1"/>
    <w:rsid w:val="00A079D0"/>
    <w:rsid w:val="00A07AD8"/>
    <w:rsid w:val="00A10144"/>
    <w:rsid w:val="00A10AF8"/>
    <w:rsid w:val="00A10D5E"/>
    <w:rsid w:val="00A111B7"/>
    <w:rsid w:val="00A115F4"/>
    <w:rsid w:val="00A118CF"/>
    <w:rsid w:val="00A12299"/>
    <w:rsid w:val="00A12F7E"/>
    <w:rsid w:val="00A13E64"/>
    <w:rsid w:val="00A14178"/>
    <w:rsid w:val="00A147FD"/>
    <w:rsid w:val="00A14C4B"/>
    <w:rsid w:val="00A15B4B"/>
    <w:rsid w:val="00A15C92"/>
    <w:rsid w:val="00A16F20"/>
    <w:rsid w:val="00A174BE"/>
    <w:rsid w:val="00A175AF"/>
    <w:rsid w:val="00A20103"/>
    <w:rsid w:val="00A20BD5"/>
    <w:rsid w:val="00A21932"/>
    <w:rsid w:val="00A21AC7"/>
    <w:rsid w:val="00A21F94"/>
    <w:rsid w:val="00A2208E"/>
    <w:rsid w:val="00A22644"/>
    <w:rsid w:val="00A233BD"/>
    <w:rsid w:val="00A23540"/>
    <w:rsid w:val="00A24BF1"/>
    <w:rsid w:val="00A256E6"/>
    <w:rsid w:val="00A25F35"/>
    <w:rsid w:val="00A26708"/>
    <w:rsid w:val="00A26CA6"/>
    <w:rsid w:val="00A26E47"/>
    <w:rsid w:val="00A27162"/>
    <w:rsid w:val="00A30129"/>
    <w:rsid w:val="00A305B5"/>
    <w:rsid w:val="00A3076D"/>
    <w:rsid w:val="00A308D6"/>
    <w:rsid w:val="00A3093C"/>
    <w:rsid w:val="00A313A5"/>
    <w:rsid w:val="00A313E6"/>
    <w:rsid w:val="00A32791"/>
    <w:rsid w:val="00A33843"/>
    <w:rsid w:val="00A33B96"/>
    <w:rsid w:val="00A33EF8"/>
    <w:rsid w:val="00A340A1"/>
    <w:rsid w:val="00A34536"/>
    <w:rsid w:val="00A34AD0"/>
    <w:rsid w:val="00A34E70"/>
    <w:rsid w:val="00A35792"/>
    <w:rsid w:val="00A35D82"/>
    <w:rsid w:val="00A360AD"/>
    <w:rsid w:val="00A364BB"/>
    <w:rsid w:val="00A36AAF"/>
    <w:rsid w:val="00A36EFF"/>
    <w:rsid w:val="00A3711E"/>
    <w:rsid w:val="00A373B9"/>
    <w:rsid w:val="00A376A3"/>
    <w:rsid w:val="00A37B6C"/>
    <w:rsid w:val="00A37FF4"/>
    <w:rsid w:val="00A4054A"/>
    <w:rsid w:val="00A4066C"/>
    <w:rsid w:val="00A40DED"/>
    <w:rsid w:val="00A414B1"/>
    <w:rsid w:val="00A416E5"/>
    <w:rsid w:val="00A4211D"/>
    <w:rsid w:val="00A4213A"/>
    <w:rsid w:val="00A42540"/>
    <w:rsid w:val="00A42782"/>
    <w:rsid w:val="00A43970"/>
    <w:rsid w:val="00A43D62"/>
    <w:rsid w:val="00A43F5A"/>
    <w:rsid w:val="00A44AA2"/>
    <w:rsid w:val="00A4520E"/>
    <w:rsid w:val="00A46B23"/>
    <w:rsid w:val="00A4782B"/>
    <w:rsid w:val="00A5000E"/>
    <w:rsid w:val="00A501DA"/>
    <w:rsid w:val="00A505AF"/>
    <w:rsid w:val="00A505D6"/>
    <w:rsid w:val="00A508D4"/>
    <w:rsid w:val="00A50A9E"/>
    <w:rsid w:val="00A51500"/>
    <w:rsid w:val="00A538E0"/>
    <w:rsid w:val="00A53A09"/>
    <w:rsid w:val="00A53F3B"/>
    <w:rsid w:val="00A54D9B"/>
    <w:rsid w:val="00A550AA"/>
    <w:rsid w:val="00A5525D"/>
    <w:rsid w:val="00A559D1"/>
    <w:rsid w:val="00A55DB4"/>
    <w:rsid w:val="00A57091"/>
    <w:rsid w:val="00A57B10"/>
    <w:rsid w:val="00A57C01"/>
    <w:rsid w:val="00A601B4"/>
    <w:rsid w:val="00A60810"/>
    <w:rsid w:val="00A60A1A"/>
    <w:rsid w:val="00A6115C"/>
    <w:rsid w:val="00A61AE9"/>
    <w:rsid w:val="00A61F07"/>
    <w:rsid w:val="00A62112"/>
    <w:rsid w:val="00A62F2C"/>
    <w:rsid w:val="00A638D3"/>
    <w:rsid w:val="00A64262"/>
    <w:rsid w:val="00A64ADD"/>
    <w:rsid w:val="00A64F15"/>
    <w:rsid w:val="00A650FF"/>
    <w:rsid w:val="00A652FB"/>
    <w:rsid w:val="00A65662"/>
    <w:rsid w:val="00A65DE3"/>
    <w:rsid w:val="00A661D7"/>
    <w:rsid w:val="00A66763"/>
    <w:rsid w:val="00A667BE"/>
    <w:rsid w:val="00A66843"/>
    <w:rsid w:val="00A66A35"/>
    <w:rsid w:val="00A670EB"/>
    <w:rsid w:val="00A7010C"/>
    <w:rsid w:val="00A70AF5"/>
    <w:rsid w:val="00A70D22"/>
    <w:rsid w:val="00A71342"/>
    <w:rsid w:val="00A725F1"/>
    <w:rsid w:val="00A72759"/>
    <w:rsid w:val="00A74AD4"/>
    <w:rsid w:val="00A74B73"/>
    <w:rsid w:val="00A76C01"/>
    <w:rsid w:val="00A77025"/>
    <w:rsid w:val="00A77105"/>
    <w:rsid w:val="00A77BE0"/>
    <w:rsid w:val="00A77D2B"/>
    <w:rsid w:val="00A80982"/>
    <w:rsid w:val="00A809CB"/>
    <w:rsid w:val="00A81136"/>
    <w:rsid w:val="00A817FA"/>
    <w:rsid w:val="00A817FC"/>
    <w:rsid w:val="00A81D4D"/>
    <w:rsid w:val="00A82F54"/>
    <w:rsid w:val="00A83839"/>
    <w:rsid w:val="00A8387B"/>
    <w:rsid w:val="00A83AD7"/>
    <w:rsid w:val="00A83BF6"/>
    <w:rsid w:val="00A83C41"/>
    <w:rsid w:val="00A84427"/>
    <w:rsid w:val="00A84447"/>
    <w:rsid w:val="00A844DE"/>
    <w:rsid w:val="00A84610"/>
    <w:rsid w:val="00A84B01"/>
    <w:rsid w:val="00A84B3E"/>
    <w:rsid w:val="00A85678"/>
    <w:rsid w:val="00A85783"/>
    <w:rsid w:val="00A857FA"/>
    <w:rsid w:val="00A86999"/>
    <w:rsid w:val="00A86E80"/>
    <w:rsid w:val="00A872A1"/>
    <w:rsid w:val="00A876D7"/>
    <w:rsid w:val="00A87BD6"/>
    <w:rsid w:val="00A87F94"/>
    <w:rsid w:val="00A90AFA"/>
    <w:rsid w:val="00A90DFB"/>
    <w:rsid w:val="00A939D5"/>
    <w:rsid w:val="00A95230"/>
    <w:rsid w:val="00A95609"/>
    <w:rsid w:val="00A9681D"/>
    <w:rsid w:val="00A97305"/>
    <w:rsid w:val="00A9792F"/>
    <w:rsid w:val="00AA018A"/>
    <w:rsid w:val="00AA1121"/>
    <w:rsid w:val="00AA1225"/>
    <w:rsid w:val="00AA1BB1"/>
    <w:rsid w:val="00AA1CAA"/>
    <w:rsid w:val="00AA1E17"/>
    <w:rsid w:val="00AA216F"/>
    <w:rsid w:val="00AA268E"/>
    <w:rsid w:val="00AA2EBA"/>
    <w:rsid w:val="00AA2FAD"/>
    <w:rsid w:val="00AA3162"/>
    <w:rsid w:val="00AA397C"/>
    <w:rsid w:val="00AA3CE9"/>
    <w:rsid w:val="00AA3D96"/>
    <w:rsid w:val="00AA5764"/>
    <w:rsid w:val="00AA5D44"/>
    <w:rsid w:val="00AA76B5"/>
    <w:rsid w:val="00AA7A9A"/>
    <w:rsid w:val="00AB06B4"/>
    <w:rsid w:val="00AB104D"/>
    <w:rsid w:val="00AB13B6"/>
    <w:rsid w:val="00AB1492"/>
    <w:rsid w:val="00AB18EE"/>
    <w:rsid w:val="00AB1AD3"/>
    <w:rsid w:val="00AB1D80"/>
    <w:rsid w:val="00AB26FE"/>
    <w:rsid w:val="00AB2806"/>
    <w:rsid w:val="00AB29A9"/>
    <w:rsid w:val="00AB3EA7"/>
    <w:rsid w:val="00AB4102"/>
    <w:rsid w:val="00AB4325"/>
    <w:rsid w:val="00AB4ACE"/>
    <w:rsid w:val="00AB4F0C"/>
    <w:rsid w:val="00AB50B3"/>
    <w:rsid w:val="00AB5B50"/>
    <w:rsid w:val="00AB60F4"/>
    <w:rsid w:val="00AB77A1"/>
    <w:rsid w:val="00AB7804"/>
    <w:rsid w:val="00AB7B6C"/>
    <w:rsid w:val="00AC0393"/>
    <w:rsid w:val="00AC05CC"/>
    <w:rsid w:val="00AC1857"/>
    <w:rsid w:val="00AC1E20"/>
    <w:rsid w:val="00AC4330"/>
    <w:rsid w:val="00AC4F21"/>
    <w:rsid w:val="00AC50E4"/>
    <w:rsid w:val="00AC657C"/>
    <w:rsid w:val="00AC6E70"/>
    <w:rsid w:val="00AC7224"/>
    <w:rsid w:val="00AC75B5"/>
    <w:rsid w:val="00AC7CC6"/>
    <w:rsid w:val="00AD0374"/>
    <w:rsid w:val="00AD06B0"/>
    <w:rsid w:val="00AD181E"/>
    <w:rsid w:val="00AD19E2"/>
    <w:rsid w:val="00AD1BFE"/>
    <w:rsid w:val="00AD1DB4"/>
    <w:rsid w:val="00AD1E22"/>
    <w:rsid w:val="00AD217F"/>
    <w:rsid w:val="00AD25F5"/>
    <w:rsid w:val="00AD26B2"/>
    <w:rsid w:val="00AD38A4"/>
    <w:rsid w:val="00AD3D1A"/>
    <w:rsid w:val="00AD45C8"/>
    <w:rsid w:val="00AD4BB6"/>
    <w:rsid w:val="00AD5023"/>
    <w:rsid w:val="00AD58BB"/>
    <w:rsid w:val="00AD7184"/>
    <w:rsid w:val="00AD7218"/>
    <w:rsid w:val="00AD742A"/>
    <w:rsid w:val="00AD7470"/>
    <w:rsid w:val="00AE02B9"/>
    <w:rsid w:val="00AE0A81"/>
    <w:rsid w:val="00AE17D1"/>
    <w:rsid w:val="00AE1AE5"/>
    <w:rsid w:val="00AE1F27"/>
    <w:rsid w:val="00AE2472"/>
    <w:rsid w:val="00AE2C42"/>
    <w:rsid w:val="00AE3301"/>
    <w:rsid w:val="00AE339C"/>
    <w:rsid w:val="00AE3946"/>
    <w:rsid w:val="00AE40DB"/>
    <w:rsid w:val="00AE4C7C"/>
    <w:rsid w:val="00AE5607"/>
    <w:rsid w:val="00AE56D4"/>
    <w:rsid w:val="00AE5EB4"/>
    <w:rsid w:val="00AE6073"/>
    <w:rsid w:val="00AE6403"/>
    <w:rsid w:val="00AE6720"/>
    <w:rsid w:val="00AE6835"/>
    <w:rsid w:val="00AE6BF8"/>
    <w:rsid w:val="00AE6D2C"/>
    <w:rsid w:val="00AE6F45"/>
    <w:rsid w:val="00AE704B"/>
    <w:rsid w:val="00AE7646"/>
    <w:rsid w:val="00AE7BAB"/>
    <w:rsid w:val="00AF072A"/>
    <w:rsid w:val="00AF0C0C"/>
    <w:rsid w:val="00AF14F3"/>
    <w:rsid w:val="00AF2430"/>
    <w:rsid w:val="00AF26D5"/>
    <w:rsid w:val="00AF2917"/>
    <w:rsid w:val="00AF3147"/>
    <w:rsid w:val="00AF3184"/>
    <w:rsid w:val="00AF3270"/>
    <w:rsid w:val="00AF3C5E"/>
    <w:rsid w:val="00AF40F4"/>
    <w:rsid w:val="00AF4D67"/>
    <w:rsid w:val="00AF512D"/>
    <w:rsid w:val="00AF6E89"/>
    <w:rsid w:val="00AF7685"/>
    <w:rsid w:val="00B01B01"/>
    <w:rsid w:val="00B0261F"/>
    <w:rsid w:val="00B038D5"/>
    <w:rsid w:val="00B03968"/>
    <w:rsid w:val="00B04ABA"/>
    <w:rsid w:val="00B0534A"/>
    <w:rsid w:val="00B06F95"/>
    <w:rsid w:val="00B07010"/>
    <w:rsid w:val="00B07421"/>
    <w:rsid w:val="00B0782B"/>
    <w:rsid w:val="00B07CBC"/>
    <w:rsid w:val="00B101F6"/>
    <w:rsid w:val="00B10EAE"/>
    <w:rsid w:val="00B10FD9"/>
    <w:rsid w:val="00B11617"/>
    <w:rsid w:val="00B119B3"/>
    <w:rsid w:val="00B11E4F"/>
    <w:rsid w:val="00B12011"/>
    <w:rsid w:val="00B13670"/>
    <w:rsid w:val="00B13ACA"/>
    <w:rsid w:val="00B13E12"/>
    <w:rsid w:val="00B1406F"/>
    <w:rsid w:val="00B14A82"/>
    <w:rsid w:val="00B159EF"/>
    <w:rsid w:val="00B15AD3"/>
    <w:rsid w:val="00B163BC"/>
    <w:rsid w:val="00B166AD"/>
    <w:rsid w:val="00B16712"/>
    <w:rsid w:val="00B17B42"/>
    <w:rsid w:val="00B204DC"/>
    <w:rsid w:val="00B212AD"/>
    <w:rsid w:val="00B21B41"/>
    <w:rsid w:val="00B21D2A"/>
    <w:rsid w:val="00B2237B"/>
    <w:rsid w:val="00B2238C"/>
    <w:rsid w:val="00B22944"/>
    <w:rsid w:val="00B22F0B"/>
    <w:rsid w:val="00B234E4"/>
    <w:rsid w:val="00B2364E"/>
    <w:rsid w:val="00B23681"/>
    <w:rsid w:val="00B23993"/>
    <w:rsid w:val="00B2526D"/>
    <w:rsid w:val="00B25D3C"/>
    <w:rsid w:val="00B2757B"/>
    <w:rsid w:val="00B27A1A"/>
    <w:rsid w:val="00B301B9"/>
    <w:rsid w:val="00B301D7"/>
    <w:rsid w:val="00B30B9D"/>
    <w:rsid w:val="00B31592"/>
    <w:rsid w:val="00B32CAF"/>
    <w:rsid w:val="00B330AB"/>
    <w:rsid w:val="00B3311F"/>
    <w:rsid w:val="00B33A99"/>
    <w:rsid w:val="00B340B9"/>
    <w:rsid w:val="00B357E6"/>
    <w:rsid w:val="00B3594F"/>
    <w:rsid w:val="00B359CE"/>
    <w:rsid w:val="00B35FD3"/>
    <w:rsid w:val="00B36776"/>
    <w:rsid w:val="00B37702"/>
    <w:rsid w:val="00B422E8"/>
    <w:rsid w:val="00B42DE7"/>
    <w:rsid w:val="00B43840"/>
    <w:rsid w:val="00B43E5F"/>
    <w:rsid w:val="00B44304"/>
    <w:rsid w:val="00B44508"/>
    <w:rsid w:val="00B4491C"/>
    <w:rsid w:val="00B44B1F"/>
    <w:rsid w:val="00B456D5"/>
    <w:rsid w:val="00B463F6"/>
    <w:rsid w:val="00B4692B"/>
    <w:rsid w:val="00B46A1E"/>
    <w:rsid w:val="00B47521"/>
    <w:rsid w:val="00B47C1D"/>
    <w:rsid w:val="00B47C3F"/>
    <w:rsid w:val="00B50538"/>
    <w:rsid w:val="00B506A6"/>
    <w:rsid w:val="00B509F6"/>
    <w:rsid w:val="00B511B7"/>
    <w:rsid w:val="00B52598"/>
    <w:rsid w:val="00B5287D"/>
    <w:rsid w:val="00B52B0F"/>
    <w:rsid w:val="00B52F2F"/>
    <w:rsid w:val="00B53807"/>
    <w:rsid w:val="00B53B39"/>
    <w:rsid w:val="00B54A23"/>
    <w:rsid w:val="00B54DD5"/>
    <w:rsid w:val="00B552BE"/>
    <w:rsid w:val="00B567A3"/>
    <w:rsid w:val="00B56917"/>
    <w:rsid w:val="00B57411"/>
    <w:rsid w:val="00B57907"/>
    <w:rsid w:val="00B57D48"/>
    <w:rsid w:val="00B60F55"/>
    <w:rsid w:val="00B6106E"/>
    <w:rsid w:val="00B6122B"/>
    <w:rsid w:val="00B61830"/>
    <w:rsid w:val="00B61D16"/>
    <w:rsid w:val="00B61D5D"/>
    <w:rsid w:val="00B626D1"/>
    <w:rsid w:val="00B627B3"/>
    <w:rsid w:val="00B62AE1"/>
    <w:rsid w:val="00B630FD"/>
    <w:rsid w:val="00B640CC"/>
    <w:rsid w:val="00B64246"/>
    <w:rsid w:val="00B648C3"/>
    <w:rsid w:val="00B64FC8"/>
    <w:rsid w:val="00B651B6"/>
    <w:rsid w:val="00B6588D"/>
    <w:rsid w:val="00B65972"/>
    <w:rsid w:val="00B6676E"/>
    <w:rsid w:val="00B66A32"/>
    <w:rsid w:val="00B66CAD"/>
    <w:rsid w:val="00B67C15"/>
    <w:rsid w:val="00B708F2"/>
    <w:rsid w:val="00B70DE8"/>
    <w:rsid w:val="00B7114C"/>
    <w:rsid w:val="00B7148E"/>
    <w:rsid w:val="00B71664"/>
    <w:rsid w:val="00B716BF"/>
    <w:rsid w:val="00B71912"/>
    <w:rsid w:val="00B71C4D"/>
    <w:rsid w:val="00B7282B"/>
    <w:rsid w:val="00B73426"/>
    <w:rsid w:val="00B73CDC"/>
    <w:rsid w:val="00B7424C"/>
    <w:rsid w:val="00B743CA"/>
    <w:rsid w:val="00B74A05"/>
    <w:rsid w:val="00B7674E"/>
    <w:rsid w:val="00B76CCE"/>
    <w:rsid w:val="00B77B69"/>
    <w:rsid w:val="00B80EA2"/>
    <w:rsid w:val="00B816D7"/>
    <w:rsid w:val="00B81ABC"/>
    <w:rsid w:val="00B82288"/>
    <w:rsid w:val="00B825E2"/>
    <w:rsid w:val="00B82A54"/>
    <w:rsid w:val="00B83B92"/>
    <w:rsid w:val="00B84F18"/>
    <w:rsid w:val="00B85755"/>
    <w:rsid w:val="00B85C84"/>
    <w:rsid w:val="00B85F3A"/>
    <w:rsid w:val="00B85F3C"/>
    <w:rsid w:val="00B85F5A"/>
    <w:rsid w:val="00B862B0"/>
    <w:rsid w:val="00B867B6"/>
    <w:rsid w:val="00B86AF7"/>
    <w:rsid w:val="00B872DD"/>
    <w:rsid w:val="00B877D7"/>
    <w:rsid w:val="00B8790F"/>
    <w:rsid w:val="00B87AC9"/>
    <w:rsid w:val="00B87EA7"/>
    <w:rsid w:val="00B90279"/>
    <w:rsid w:val="00B90292"/>
    <w:rsid w:val="00B903B4"/>
    <w:rsid w:val="00B9100F"/>
    <w:rsid w:val="00B910F4"/>
    <w:rsid w:val="00B91A8E"/>
    <w:rsid w:val="00B92420"/>
    <w:rsid w:val="00B92FFF"/>
    <w:rsid w:val="00B930E5"/>
    <w:rsid w:val="00B931BD"/>
    <w:rsid w:val="00B93582"/>
    <w:rsid w:val="00B935B3"/>
    <w:rsid w:val="00B93B4E"/>
    <w:rsid w:val="00B93D25"/>
    <w:rsid w:val="00B95A6D"/>
    <w:rsid w:val="00B95B20"/>
    <w:rsid w:val="00B9749A"/>
    <w:rsid w:val="00B97F43"/>
    <w:rsid w:val="00BA19E0"/>
    <w:rsid w:val="00BA29A5"/>
    <w:rsid w:val="00BA3D40"/>
    <w:rsid w:val="00BA4391"/>
    <w:rsid w:val="00BA4AA3"/>
    <w:rsid w:val="00BA6304"/>
    <w:rsid w:val="00BA635C"/>
    <w:rsid w:val="00BA70DC"/>
    <w:rsid w:val="00BA7214"/>
    <w:rsid w:val="00BA7977"/>
    <w:rsid w:val="00BB0A13"/>
    <w:rsid w:val="00BB0B27"/>
    <w:rsid w:val="00BB0B6E"/>
    <w:rsid w:val="00BB0DBF"/>
    <w:rsid w:val="00BB0E97"/>
    <w:rsid w:val="00BB17F1"/>
    <w:rsid w:val="00BB1E2C"/>
    <w:rsid w:val="00BB2253"/>
    <w:rsid w:val="00BB255C"/>
    <w:rsid w:val="00BB2CAF"/>
    <w:rsid w:val="00BB358F"/>
    <w:rsid w:val="00BB37D0"/>
    <w:rsid w:val="00BB39C4"/>
    <w:rsid w:val="00BB3C4E"/>
    <w:rsid w:val="00BB496B"/>
    <w:rsid w:val="00BB5150"/>
    <w:rsid w:val="00BB54CC"/>
    <w:rsid w:val="00BB5EE2"/>
    <w:rsid w:val="00BB61C2"/>
    <w:rsid w:val="00BB62BD"/>
    <w:rsid w:val="00BB6F47"/>
    <w:rsid w:val="00BB78FB"/>
    <w:rsid w:val="00BC04B3"/>
    <w:rsid w:val="00BC0C0D"/>
    <w:rsid w:val="00BC106E"/>
    <w:rsid w:val="00BC1C12"/>
    <w:rsid w:val="00BC1EE8"/>
    <w:rsid w:val="00BC2959"/>
    <w:rsid w:val="00BC319E"/>
    <w:rsid w:val="00BC368B"/>
    <w:rsid w:val="00BC3700"/>
    <w:rsid w:val="00BC393C"/>
    <w:rsid w:val="00BC4097"/>
    <w:rsid w:val="00BC43FA"/>
    <w:rsid w:val="00BC4AFB"/>
    <w:rsid w:val="00BC4B21"/>
    <w:rsid w:val="00BC4E47"/>
    <w:rsid w:val="00BC6923"/>
    <w:rsid w:val="00BC71FD"/>
    <w:rsid w:val="00BC7662"/>
    <w:rsid w:val="00BD1019"/>
    <w:rsid w:val="00BD1220"/>
    <w:rsid w:val="00BD1D2E"/>
    <w:rsid w:val="00BD270C"/>
    <w:rsid w:val="00BD4106"/>
    <w:rsid w:val="00BD464E"/>
    <w:rsid w:val="00BD51A9"/>
    <w:rsid w:val="00BD542F"/>
    <w:rsid w:val="00BD5D03"/>
    <w:rsid w:val="00BD6AA0"/>
    <w:rsid w:val="00BD7D74"/>
    <w:rsid w:val="00BD7EBC"/>
    <w:rsid w:val="00BE0D2B"/>
    <w:rsid w:val="00BE35A4"/>
    <w:rsid w:val="00BE35D3"/>
    <w:rsid w:val="00BE3AA2"/>
    <w:rsid w:val="00BE46F5"/>
    <w:rsid w:val="00BE5932"/>
    <w:rsid w:val="00BE5D25"/>
    <w:rsid w:val="00BE5D58"/>
    <w:rsid w:val="00BE65B5"/>
    <w:rsid w:val="00BE69C1"/>
    <w:rsid w:val="00BE6C8A"/>
    <w:rsid w:val="00BE6E1B"/>
    <w:rsid w:val="00BE73D4"/>
    <w:rsid w:val="00BF0FA8"/>
    <w:rsid w:val="00BF17CC"/>
    <w:rsid w:val="00BF222F"/>
    <w:rsid w:val="00BF2758"/>
    <w:rsid w:val="00BF2971"/>
    <w:rsid w:val="00BF3B57"/>
    <w:rsid w:val="00BF3EA6"/>
    <w:rsid w:val="00BF4168"/>
    <w:rsid w:val="00BF4245"/>
    <w:rsid w:val="00BF44D6"/>
    <w:rsid w:val="00BF45BD"/>
    <w:rsid w:val="00BF4A00"/>
    <w:rsid w:val="00BF4DEA"/>
    <w:rsid w:val="00BF4F73"/>
    <w:rsid w:val="00BF55EC"/>
    <w:rsid w:val="00BF64D6"/>
    <w:rsid w:val="00BF7293"/>
    <w:rsid w:val="00C00999"/>
    <w:rsid w:val="00C02A49"/>
    <w:rsid w:val="00C02CD2"/>
    <w:rsid w:val="00C036D7"/>
    <w:rsid w:val="00C0377E"/>
    <w:rsid w:val="00C050D9"/>
    <w:rsid w:val="00C056FC"/>
    <w:rsid w:val="00C0637C"/>
    <w:rsid w:val="00C0687A"/>
    <w:rsid w:val="00C06B84"/>
    <w:rsid w:val="00C06DD0"/>
    <w:rsid w:val="00C0726B"/>
    <w:rsid w:val="00C074E3"/>
    <w:rsid w:val="00C07736"/>
    <w:rsid w:val="00C07D02"/>
    <w:rsid w:val="00C07D3A"/>
    <w:rsid w:val="00C10735"/>
    <w:rsid w:val="00C11AF8"/>
    <w:rsid w:val="00C11CD1"/>
    <w:rsid w:val="00C1276A"/>
    <w:rsid w:val="00C12A4B"/>
    <w:rsid w:val="00C134F3"/>
    <w:rsid w:val="00C135C7"/>
    <w:rsid w:val="00C14407"/>
    <w:rsid w:val="00C150B3"/>
    <w:rsid w:val="00C154B1"/>
    <w:rsid w:val="00C16B72"/>
    <w:rsid w:val="00C16DE3"/>
    <w:rsid w:val="00C17052"/>
    <w:rsid w:val="00C17901"/>
    <w:rsid w:val="00C17A79"/>
    <w:rsid w:val="00C17A97"/>
    <w:rsid w:val="00C2034F"/>
    <w:rsid w:val="00C203CE"/>
    <w:rsid w:val="00C209E5"/>
    <w:rsid w:val="00C20E69"/>
    <w:rsid w:val="00C21BFE"/>
    <w:rsid w:val="00C22C4A"/>
    <w:rsid w:val="00C22D68"/>
    <w:rsid w:val="00C237E4"/>
    <w:rsid w:val="00C247CE"/>
    <w:rsid w:val="00C24DBE"/>
    <w:rsid w:val="00C24F14"/>
    <w:rsid w:val="00C251C6"/>
    <w:rsid w:val="00C2595C"/>
    <w:rsid w:val="00C26792"/>
    <w:rsid w:val="00C26ED1"/>
    <w:rsid w:val="00C26FDB"/>
    <w:rsid w:val="00C2703C"/>
    <w:rsid w:val="00C273DB"/>
    <w:rsid w:val="00C2797D"/>
    <w:rsid w:val="00C27BF1"/>
    <w:rsid w:val="00C30C66"/>
    <w:rsid w:val="00C30DB2"/>
    <w:rsid w:val="00C31784"/>
    <w:rsid w:val="00C31969"/>
    <w:rsid w:val="00C31C90"/>
    <w:rsid w:val="00C335DF"/>
    <w:rsid w:val="00C33871"/>
    <w:rsid w:val="00C33CDC"/>
    <w:rsid w:val="00C33D1B"/>
    <w:rsid w:val="00C33D7B"/>
    <w:rsid w:val="00C34603"/>
    <w:rsid w:val="00C34CEA"/>
    <w:rsid w:val="00C3598C"/>
    <w:rsid w:val="00C366D9"/>
    <w:rsid w:val="00C36993"/>
    <w:rsid w:val="00C36BF7"/>
    <w:rsid w:val="00C372D8"/>
    <w:rsid w:val="00C37684"/>
    <w:rsid w:val="00C37D08"/>
    <w:rsid w:val="00C40ED6"/>
    <w:rsid w:val="00C41548"/>
    <w:rsid w:val="00C43023"/>
    <w:rsid w:val="00C43111"/>
    <w:rsid w:val="00C437A1"/>
    <w:rsid w:val="00C439FD"/>
    <w:rsid w:val="00C43B00"/>
    <w:rsid w:val="00C43B04"/>
    <w:rsid w:val="00C4407A"/>
    <w:rsid w:val="00C4412E"/>
    <w:rsid w:val="00C448E6"/>
    <w:rsid w:val="00C44962"/>
    <w:rsid w:val="00C44C28"/>
    <w:rsid w:val="00C4521F"/>
    <w:rsid w:val="00C4559B"/>
    <w:rsid w:val="00C4628B"/>
    <w:rsid w:val="00C4744D"/>
    <w:rsid w:val="00C504CE"/>
    <w:rsid w:val="00C50783"/>
    <w:rsid w:val="00C507BF"/>
    <w:rsid w:val="00C5088C"/>
    <w:rsid w:val="00C50C8A"/>
    <w:rsid w:val="00C515AC"/>
    <w:rsid w:val="00C51CC1"/>
    <w:rsid w:val="00C51E3E"/>
    <w:rsid w:val="00C51FF7"/>
    <w:rsid w:val="00C522D6"/>
    <w:rsid w:val="00C535EF"/>
    <w:rsid w:val="00C53964"/>
    <w:rsid w:val="00C541B0"/>
    <w:rsid w:val="00C54834"/>
    <w:rsid w:val="00C54A45"/>
    <w:rsid w:val="00C54AB3"/>
    <w:rsid w:val="00C54F40"/>
    <w:rsid w:val="00C55575"/>
    <w:rsid w:val="00C56316"/>
    <w:rsid w:val="00C56FE8"/>
    <w:rsid w:val="00C573E5"/>
    <w:rsid w:val="00C5744B"/>
    <w:rsid w:val="00C6092D"/>
    <w:rsid w:val="00C60F10"/>
    <w:rsid w:val="00C61B14"/>
    <w:rsid w:val="00C62227"/>
    <w:rsid w:val="00C626A0"/>
    <w:rsid w:val="00C626E9"/>
    <w:rsid w:val="00C62906"/>
    <w:rsid w:val="00C629B6"/>
    <w:rsid w:val="00C629EB"/>
    <w:rsid w:val="00C62BD2"/>
    <w:rsid w:val="00C64094"/>
    <w:rsid w:val="00C6456A"/>
    <w:rsid w:val="00C64957"/>
    <w:rsid w:val="00C657E7"/>
    <w:rsid w:val="00C660CE"/>
    <w:rsid w:val="00C661FD"/>
    <w:rsid w:val="00C66971"/>
    <w:rsid w:val="00C66D27"/>
    <w:rsid w:val="00C67485"/>
    <w:rsid w:val="00C67908"/>
    <w:rsid w:val="00C67D89"/>
    <w:rsid w:val="00C70E37"/>
    <w:rsid w:val="00C713AC"/>
    <w:rsid w:val="00C72235"/>
    <w:rsid w:val="00C727F1"/>
    <w:rsid w:val="00C7283A"/>
    <w:rsid w:val="00C73399"/>
    <w:rsid w:val="00C73510"/>
    <w:rsid w:val="00C7388F"/>
    <w:rsid w:val="00C73FE7"/>
    <w:rsid w:val="00C74099"/>
    <w:rsid w:val="00C74A83"/>
    <w:rsid w:val="00C74C99"/>
    <w:rsid w:val="00C74D1C"/>
    <w:rsid w:val="00C74FCA"/>
    <w:rsid w:val="00C7511D"/>
    <w:rsid w:val="00C7591D"/>
    <w:rsid w:val="00C76A32"/>
    <w:rsid w:val="00C76C06"/>
    <w:rsid w:val="00C77CCD"/>
    <w:rsid w:val="00C80547"/>
    <w:rsid w:val="00C80E2B"/>
    <w:rsid w:val="00C81769"/>
    <w:rsid w:val="00C8182E"/>
    <w:rsid w:val="00C81BE2"/>
    <w:rsid w:val="00C829D6"/>
    <w:rsid w:val="00C82A6D"/>
    <w:rsid w:val="00C83AEE"/>
    <w:rsid w:val="00C84F18"/>
    <w:rsid w:val="00C85B5A"/>
    <w:rsid w:val="00C85BB6"/>
    <w:rsid w:val="00C85E6A"/>
    <w:rsid w:val="00C86187"/>
    <w:rsid w:val="00C8653D"/>
    <w:rsid w:val="00C865FF"/>
    <w:rsid w:val="00C86A66"/>
    <w:rsid w:val="00C87594"/>
    <w:rsid w:val="00C87C45"/>
    <w:rsid w:val="00C906D1"/>
    <w:rsid w:val="00C9084E"/>
    <w:rsid w:val="00C90D80"/>
    <w:rsid w:val="00C9140B"/>
    <w:rsid w:val="00C91C28"/>
    <w:rsid w:val="00C91EE2"/>
    <w:rsid w:val="00C92369"/>
    <w:rsid w:val="00C9292A"/>
    <w:rsid w:val="00C92B02"/>
    <w:rsid w:val="00C936C0"/>
    <w:rsid w:val="00C93868"/>
    <w:rsid w:val="00C93B39"/>
    <w:rsid w:val="00C93D4B"/>
    <w:rsid w:val="00C9441B"/>
    <w:rsid w:val="00C949E3"/>
    <w:rsid w:val="00C94E03"/>
    <w:rsid w:val="00C94E08"/>
    <w:rsid w:val="00C95311"/>
    <w:rsid w:val="00C95B54"/>
    <w:rsid w:val="00C9684A"/>
    <w:rsid w:val="00C96969"/>
    <w:rsid w:val="00C96B68"/>
    <w:rsid w:val="00C96DC8"/>
    <w:rsid w:val="00C971E1"/>
    <w:rsid w:val="00CA14CF"/>
    <w:rsid w:val="00CA1D07"/>
    <w:rsid w:val="00CA2796"/>
    <w:rsid w:val="00CA2F6A"/>
    <w:rsid w:val="00CA3EAA"/>
    <w:rsid w:val="00CA4024"/>
    <w:rsid w:val="00CA41CD"/>
    <w:rsid w:val="00CA50F0"/>
    <w:rsid w:val="00CA5A8C"/>
    <w:rsid w:val="00CA5DF0"/>
    <w:rsid w:val="00CA64C9"/>
    <w:rsid w:val="00CA6530"/>
    <w:rsid w:val="00CA654B"/>
    <w:rsid w:val="00CA6625"/>
    <w:rsid w:val="00CA7289"/>
    <w:rsid w:val="00CA7E69"/>
    <w:rsid w:val="00CA7FA2"/>
    <w:rsid w:val="00CB004D"/>
    <w:rsid w:val="00CB06D8"/>
    <w:rsid w:val="00CB10C3"/>
    <w:rsid w:val="00CB33B2"/>
    <w:rsid w:val="00CB3988"/>
    <w:rsid w:val="00CB3A77"/>
    <w:rsid w:val="00CB3B34"/>
    <w:rsid w:val="00CB41A8"/>
    <w:rsid w:val="00CB45C0"/>
    <w:rsid w:val="00CB5048"/>
    <w:rsid w:val="00CB5235"/>
    <w:rsid w:val="00CB5A28"/>
    <w:rsid w:val="00CB642C"/>
    <w:rsid w:val="00CB6659"/>
    <w:rsid w:val="00CB724F"/>
    <w:rsid w:val="00CB7727"/>
    <w:rsid w:val="00CB7B37"/>
    <w:rsid w:val="00CC029A"/>
    <w:rsid w:val="00CC0679"/>
    <w:rsid w:val="00CC070E"/>
    <w:rsid w:val="00CC0D4F"/>
    <w:rsid w:val="00CC1C95"/>
    <w:rsid w:val="00CC21A0"/>
    <w:rsid w:val="00CC254F"/>
    <w:rsid w:val="00CC264C"/>
    <w:rsid w:val="00CC3489"/>
    <w:rsid w:val="00CC3F61"/>
    <w:rsid w:val="00CC4CEF"/>
    <w:rsid w:val="00CC4EA8"/>
    <w:rsid w:val="00CC51E2"/>
    <w:rsid w:val="00CC594C"/>
    <w:rsid w:val="00CC6C90"/>
    <w:rsid w:val="00CC6E3B"/>
    <w:rsid w:val="00CC749A"/>
    <w:rsid w:val="00CC76CF"/>
    <w:rsid w:val="00CC7950"/>
    <w:rsid w:val="00CD0CEC"/>
    <w:rsid w:val="00CD0E9B"/>
    <w:rsid w:val="00CD0FD6"/>
    <w:rsid w:val="00CD156C"/>
    <w:rsid w:val="00CD165F"/>
    <w:rsid w:val="00CD1B4C"/>
    <w:rsid w:val="00CD1D87"/>
    <w:rsid w:val="00CD1FD3"/>
    <w:rsid w:val="00CD2A7F"/>
    <w:rsid w:val="00CD2EF2"/>
    <w:rsid w:val="00CD2F95"/>
    <w:rsid w:val="00CD3446"/>
    <w:rsid w:val="00CD3DC5"/>
    <w:rsid w:val="00CD46AC"/>
    <w:rsid w:val="00CD4D4E"/>
    <w:rsid w:val="00CD51BD"/>
    <w:rsid w:val="00CD5250"/>
    <w:rsid w:val="00CD5B1A"/>
    <w:rsid w:val="00CD5EA1"/>
    <w:rsid w:val="00CD5FD6"/>
    <w:rsid w:val="00CD6786"/>
    <w:rsid w:val="00CD6E9F"/>
    <w:rsid w:val="00CD7681"/>
    <w:rsid w:val="00CD7A28"/>
    <w:rsid w:val="00CD7BFD"/>
    <w:rsid w:val="00CD7F47"/>
    <w:rsid w:val="00CE0380"/>
    <w:rsid w:val="00CE070A"/>
    <w:rsid w:val="00CE228D"/>
    <w:rsid w:val="00CE27FD"/>
    <w:rsid w:val="00CE2CDC"/>
    <w:rsid w:val="00CE3469"/>
    <w:rsid w:val="00CE36E0"/>
    <w:rsid w:val="00CE40A7"/>
    <w:rsid w:val="00CE40BC"/>
    <w:rsid w:val="00CE4155"/>
    <w:rsid w:val="00CE4605"/>
    <w:rsid w:val="00CE492E"/>
    <w:rsid w:val="00CE4E85"/>
    <w:rsid w:val="00CE4EFE"/>
    <w:rsid w:val="00CE5C20"/>
    <w:rsid w:val="00CE5F81"/>
    <w:rsid w:val="00CE610F"/>
    <w:rsid w:val="00CE61B2"/>
    <w:rsid w:val="00CE676F"/>
    <w:rsid w:val="00CE6FEF"/>
    <w:rsid w:val="00CE7841"/>
    <w:rsid w:val="00CF05E7"/>
    <w:rsid w:val="00CF0C22"/>
    <w:rsid w:val="00CF1780"/>
    <w:rsid w:val="00CF1C83"/>
    <w:rsid w:val="00CF20B3"/>
    <w:rsid w:val="00CF2155"/>
    <w:rsid w:val="00CF3654"/>
    <w:rsid w:val="00CF3864"/>
    <w:rsid w:val="00CF3E8F"/>
    <w:rsid w:val="00CF46DF"/>
    <w:rsid w:val="00CF471D"/>
    <w:rsid w:val="00CF4A8D"/>
    <w:rsid w:val="00CF4F6F"/>
    <w:rsid w:val="00CF54DC"/>
    <w:rsid w:val="00CF63EC"/>
    <w:rsid w:val="00CF7662"/>
    <w:rsid w:val="00CF79F5"/>
    <w:rsid w:val="00D008FA"/>
    <w:rsid w:val="00D00FFB"/>
    <w:rsid w:val="00D012BD"/>
    <w:rsid w:val="00D01451"/>
    <w:rsid w:val="00D015A8"/>
    <w:rsid w:val="00D01638"/>
    <w:rsid w:val="00D01B22"/>
    <w:rsid w:val="00D01BDB"/>
    <w:rsid w:val="00D0248C"/>
    <w:rsid w:val="00D02D96"/>
    <w:rsid w:val="00D02DEA"/>
    <w:rsid w:val="00D030F2"/>
    <w:rsid w:val="00D03120"/>
    <w:rsid w:val="00D032CD"/>
    <w:rsid w:val="00D03F59"/>
    <w:rsid w:val="00D041DE"/>
    <w:rsid w:val="00D05008"/>
    <w:rsid w:val="00D057AB"/>
    <w:rsid w:val="00D05C26"/>
    <w:rsid w:val="00D05E15"/>
    <w:rsid w:val="00D062A2"/>
    <w:rsid w:val="00D0726C"/>
    <w:rsid w:val="00D07674"/>
    <w:rsid w:val="00D107B2"/>
    <w:rsid w:val="00D10B93"/>
    <w:rsid w:val="00D10DE7"/>
    <w:rsid w:val="00D10E5F"/>
    <w:rsid w:val="00D114CA"/>
    <w:rsid w:val="00D119C5"/>
    <w:rsid w:val="00D12029"/>
    <w:rsid w:val="00D120E9"/>
    <w:rsid w:val="00D1238B"/>
    <w:rsid w:val="00D130C5"/>
    <w:rsid w:val="00D14382"/>
    <w:rsid w:val="00D151E9"/>
    <w:rsid w:val="00D1559D"/>
    <w:rsid w:val="00D15B26"/>
    <w:rsid w:val="00D16213"/>
    <w:rsid w:val="00D1698A"/>
    <w:rsid w:val="00D16BFC"/>
    <w:rsid w:val="00D170F2"/>
    <w:rsid w:val="00D17E6A"/>
    <w:rsid w:val="00D2085A"/>
    <w:rsid w:val="00D212B3"/>
    <w:rsid w:val="00D215A3"/>
    <w:rsid w:val="00D2185D"/>
    <w:rsid w:val="00D2224B"/>
    <w:rsid w:val="00D23F5E"/>
    <w:rsid w:val="00D24776"/>
    <w:rsid w:val="00D24C15"/>
    <w:rsid w:val="00D25135"/>
    <w:rsid w:val="00D25239"/>
    <w:rsid w:val="00D252BD"/>
    <w:rsid w:val="00D258A3"/>
    <w:rsid w:val="00D25D31"/>
    <w:rsid w:val="00D26832"/>
    <w:rsid w:val="00D26D11"/>
    <w:rsid w:val="00D270A5"/>
    <w:rsid w:val="00D2781F"/>
    <w:rsid w:val="00D27B32"/>
    <w:rsid w:val="00D3058E"/>
    <w:rsid w:val="00D3149F"/>
    <w:rsid w:val="00D31A28"/>
    <w:rsid w:val="00D31B50"/>
    <w:rsid w:val="00D31D90"/>
    <w:rsid w:val="00D324F8"/>
    <w:rsid w:val="00D32716"/>
    <w:rsid w:val="00D32728"/>
    <w:rsid w:val="00D3279D"/>
    <w:rsid w:val="00D333AF"/>
    <w:rsid w:val="00D3349C"/>
    <w:rsid w:val="00D33DE5"/>
    <w:rsid w:val="00D33F4D"/>
    <w:rsid w:val="00D343FE"/>
    <w:rsid w:val="00D34D90"/>
    <w:rsid w:val="00D36697"/>
    <w:rsid w:val="00D36A8B"/>
    <w:rsid w:val="00D36D9B"/>
    <w:rsid w:val="00D376EC"/>
    <w:rsid w:val="00D40763"/>
    <w:rsid w:val="00D40B62"/>
    <w:rsid w:val="00D431A3"/>
    <w:rsid w:val="00D44576"/>
    <w:rsid w:val="00D44CFC"/>
    <w:rsid w:val="00D464A7"/>
    <w:rsid w:val="00D46C97"/>
    <w:rsid w:val="00D47886"/>
    <w:rsid w:val="00D50732"/>
    <w:rsid w:val="00D526C9"/>
    <w:rsid w:val="00D52AE8"/>
    <w:rsid w:val="00D52E1E"/>
    <w:rsid w:val="00D5314A"/>
    <w:rsid w:val="00D5340F"/>
    <w:rsid w:val="00D5384B"/>
    <w:rsid w:val="00D54F78"/>
    <w:rsid w:val="00D55288"/>
    <w:rsid w:val="00D555D8"/>
    <w:rsid w:val="00D55B8B"/>
    <w:rsid w:val="00D579A5"/>
    <w:rsid w:val="00D60511"/>
    <w:rsid w:val="00D60857"/>
    <w:rsid w:val="00D60984"/>
    <w:rsid w:val="00D61190"/>
    <w:rsid w:val="00D6272F"/>
    <w:rsid w:val="00D62E8D"/>
    <w:rsid w:val="00D63587"/>
    <w:rsid w:val="00D63EDC"/>
    <w:rsid w:val="00D63FCA"/>
    <w:rsid w:val="00D64861"/>
    <w:rsid w:val="00D6497D"/>
    <w:rsid w:val="00D6502E"/>
    <w:rsid w:val="00D65302"/>
    <w:rsid w:val="00D65355"/>
    <w:rsid w:val="00D67D72"/>
    <w:rsid w:val="00D70298"/>
    <w:rsid w:val="00D7050A"/>
    <w:rsid w:val="00D70593"/>
    <w:rsid w:val="00D708A2"/>
    <w:rsid w:val="00D70AEB"/>
    <w:rsid w:val="00D7151A"/>
    <w:rsid w:val="00D717A8"/>
    <w:rsid w:val="00D728AB"/>
    <w:rsid w:val="00D72B34"/>
    <w:rsid w:val="00D72CB8"/>
    <w:rsid w:val="00D72EED"/>
    <w:rsid w:val="00D73AC8"/>
    <w:rsid w:val="00D73C5F"/>
    <w:rsid w:val="00D73D89"/>
    <w:rsid w:val="00D743FD"/>
    <w:rsid w:val="00D745BB"/>
    <w:rsid w:val="00D74B5A"/>
    <w:rsid w:val="00D75331"/>
    <w:rsid w:val="00D7552C"/>
    <w:rsid w:val="00D7598C"/>
    <w:rsid w:val="00D75C9D"/>
    <w:rsid w:val="00D75E1B"/>
    <w:rsid w:val="00D75EE9"/>
    <w:rsid w:val="00D76216"/>
    <w:rsid w:val="00D766F8"/>
    <w:rsid w:val="00D76B62"/>
    <w:rsid w:val="00D76B8F"/>
    <w:rsid w:val="00D77BA6"/>
    <w:rsid w:val="00D77DED"/>
    <w:rsid w:val="00D80265"/>
    <w:rsid w:val="00D8087D"/>
    <w:rsid w:val="00D8098D"/>
    <w:rsid w:val="00D80A46"/>
    <w:rsid w:val="00D81414"/>
    <w:rsid w:val="00D81663"/>
    <w:rsid w:val="00D81D53"/>
    <w:rsid w:val="00D81E8A"/>
    <w:rsid w:val="00D81EAB"/>
    <w:rsid w:val="00D81F15"/>
    <w:rsid w:val="00D8213C"/>
    <w:rsid w:val="00D829AF"/>
    <w:rsid w:val="00D82C20"/>
    <w:rsid w:val="00D83700"/>
    <w:rsid w:val="00D83805"/>
    <w:rsid w:val="00D83CC3"/>
    <w:rsid w:val="00D8415F"/>
    <w:rsid w:val="00D84254"/>
    <w:rsid w:val="00D8548E"/>
    <w:rsid w:val="00D859A6"/>
    <w:rsid w:val="00D85A38"/>
    <w:rsid w:val="00D86136"/>
    <w:rsid w:val="00D877EE"/>
    <w:rsid w:val="00D87BCF"/>
    <w:rsid w:val="00D90401"/>
    <w:rsid w:val="00D904E8"/>
    <w:rsid w:val="00D90528"/>
    <w:rsid w:val="00D90966"/>
    <w:rsid w:val="00D90A8E"/>
    <w:rsid w:val="00D90ADC"/>
    <w:rsid w:val="00D90D1E"/>
    <w:rsid w:val="00D90DFB"/>
    <w:rsid w:val="00D93021"/>
    <w:rsid w:val="00D934C6"/>
    <w:rsid w:val="00D937F5"/>
    <w:rsid w:val="00D93C7C"/>
    <w:rsid w:val="00D94145"/>
    <w:rsid w:val="00D9500D"/>
    <w:rsid w:val="00D95638"/>
    <w:rsid w:val="00D95A13"/>
    <w:rsid w:val="00D97421"/>
    <w:rsid w:val="00DA087A"/>
    <w:rsid w:val="00DA1BD5"/>
    <w:rsid w:val="00DA24B6"/>
    <w:rsid w:val="00DA2A7F"/>
    <w:rsid w:val="00DA2BF2"/>
    <w:rsid w:val="00DA4631"/>
    <w:rsid w:val="00DA4B8C"/>
    <w:rsid w:val="00DA5A0D"/>
    <w:rsid w:val="00DA6377"/>
    <w:rsid w:val="00DA6B65"/>
    <w:rsid w:val="00DA6D4F"/>
    <w:rsid w:val="00DA7A3C"/>
    <w:rsid w:val="00DA7F86"/>
    <w:rsid w:val="00DB0160"/>
    <w:rsid w:val="00DB05E7"/>
    <w:rsid w:val="00DB08A5"/>
    <w:rsid w:val="00DB09E4"/>
    <w:rsid w:val="00DB1711"/>
    <w:rsid w:val="00DB19E5"/>
    <w:rsid w:val="00DB23E8"/>
    <w:rsid w:val="00DB280C"/>
    <w:rsid w:val="00DB286C"/>
    <w:rsid w:val="00DB2B06"/>
    <w:rsid w:val="00DB2C6B"/>
    <w:rsid w:val="00DB2DED"/>
    <w:rsid w:val="00DB3C28"/>
    <w:rsid w:val="00DB40F7"/>
    <w:rsid w:val="00DB4379"/>
    <w:rsid w:val="00DB4518"/>
    <w:rsid w:val="00DB4B0B"/>
    <w:rsid w:val="00DB4BA8"/>
    <w:rsid w:val="00DB4CCD"/>
    <w:rsid w:val="00DB5435"/>
    <w:rsid w:val="00DB55A6"/>
    <w:rsid w:val="00DB5BB7"/>
    <w:rsid w:val="00DB5BC6"/>
    <w:rsid w:val="00DB6B45"/>
    <w:rsid w:val="00DB6EEA"/>
    <w:rsid w:val="00DB718B"/>
    <w:rsid w:val="00DB7321"/>
    <w:rsid w:val="00DB74DA"/>
    <w:rsid w:val="00DB7AF4"/>
    <w:rsid w:val="00DC0947"/>
    <w:rsid w:val="00DC09C6"/>
    <w:rsid w:val="00DC0DFE"/>
    <w:rsid w:val="00DC1125"/>
    <w:rsid w:val="00DC1575"/>
    <w:rsid w:val="00DC272C"/>
    <w:rsid w:val="00DC2AA7"/>
    <w:rsid w:val="00DC2EA2"/>
    <w:rsid w:val="00DC3C0D"/>
    <w:rsid w:val="00DC4837"/>
    <w:rsid w:val="00DC4FAF"/>
    <w:rsid w:val="00DC57E8"/>
    <w:rsid w:val="00DC6C28"/>
    <w:rsid w:val="00DC70AC"/>
    <w:rsid w:val="00DD02EC"/>
    <w:rsid w:val="00DD04F4"/>
    <w:rsid w:val="00DD08E7"/>
    <w:rsid w:val="00DD0992"/>
    <w:rsid w:val="00DD16C0"/>
    <w:rsid w:val="00DD196E"/>
    <w:rsid w:val="00DD1982"/>
    <w:rsid w:val="00DD1DF3"/>
    <w:rsid w:val="00DD21F6"/>
    <w:rsid w:val="00DD2290"/>
    <w:rsid w:val="00DD2722"/>
    <w:rsid w:val="00DD3228"/>
    <w:rsid w:val="00DD340B"/>
    <w:rsid w:val="00DD36A6"/>
    <w:rsid w:val="00DD4137"/>
    <w:rsid w:val="00DD4667"/>
    <w:rsid w:val="00DD51A4"/>
    <w:rsid w:val="00DD669B"/>
    <w:rsid w:val="00DD66A4"/>
    <w:rsid w:val="00DD76A8"/>
    <w:rsid w:val="00DE0C90"/>
    <w:rsid w:val="00DE1756"/>
    <w:rsid w:val="00DE235D"/>
    <w:rsid w:val="00DE27F9"/>
    <w:rsid w:val="00DE3330"/>
    <w:rsid w:val="00DE3856"/>
    <w:rsid w:val="00DE3E3D"/>
    <w:rsid w:val="00DE4030"/>
    <w:rsid w:val="00DE42C4"/>
    <w:rsid w:val="00DE4457"/>
    <w:rsid w:val="00DE46B0"/>
    <w:rsid w:val="00DE4B85"/>
    <w:rsid w:val="00DE526D"/>
    <w:rsid w:val="00DE533C"/>
    <w:rsid w:val="00DE585F"/>
    <w:rsid w:val="00DE5A2A"/>
    <w:rsid w:val="00DE613C"/>
    <w:rsid w:val="00DE62CF"/>
    <w:rsid w:val="00DE632C"/>
    <w:rsid w:val="00DE638E"/>
    <w:rsid w:val="00DE652E"/>
    <w:rsid w:val="00DE6B54"/>
    <w:rsid w:val="00DE6BD0"/>
    <w:rsid w:val="00DF088C"/>
    <w:rsid w:val="00DF200D"/>
    <w:rsid w:val="00DF206B"/>
    <w:rsid w:val="00DF2AA6"/>
    <w:rsid w:val="00DF2C41"/>
    <w:rsid w:val="00DF31E0"/>
    <w:rsid w:val="00DF36DE"/>
    <w:rsid w:val="00DF3A56"/>
    <w:rsid w:val="00DF3AE7"/>
    <w:rsid w:val="00DF456A"/>
    <w:rsid w:val="00DF4595"/>
    <w:rsid w:val="00DF4907"/>
    <w:rsid w:val="00DF4B1E"/>
    <w:rsid w:val="00DF4D7F"/>
    <w:rsid w:val="00DF4DBF"/>
    <w:rsid w:val="00DF4EE0"/>
    <w:rsid w:val="00DF71E9"/>
    <w:rsid w:val="00DF7339"/>
    <w:rsid w:val="00E003A3"/>
    <w:rsid w:val="00E007FF"/>
    <w:rsid w:val="00E00B0D"/>
    <w:rsid w:val="00E00B57"/>
    <w:rsid w:val="00E011DA"/>
    <w:rsid w:val="00E0162E"/>
    <w:rsid w:val="00E01FF3"/>
    <w:rsid w:val="00E0281B"/>
    <w:rsid w:val="00E02BB5"/>
    <w:rsid w:val="00E0304D"/>
    <w:rsid w:val="00E03FD9"/>
    <w:rsid w:val="00E03FE5"/>
    <w:rsid w:val="00E05271"/>
    <w:rsid w:val="00E0572F"/>
    <w:rsid w:val="00E075F3"/>
    <w:rsid w:val="00E078C2"/>
    <w:rsid w:val="00E07C3B"/>
    <w:rsid w:val="00E10118"/>
    <w:rsid w:val="00E1034F"/>
    <w:rsid w:val="00E10452"/>
    <w:rsid w:val="00E10528"/>
    <w:rsid w:val="00E108F2"/>
    <w:rsid w:val="00E11BC2"/>
    <w:rsid w:val="00E11D8B"/>
    <w:rsid w:val="00E12384"/>
    <w:rsid w:val="00E12A28"/>
    <w:rsid w:val="00E12EC4"/>
    <w:rsid w:val="00E1383F"/>
    <w:rsid w:val="00E1394A"/>
    <w:rsid w:val="00E13E7E"/>
    <w:rsid w:val="00E156B7"/>
    <w:rsid w:val="00E16F5B"/>
    <w:rsid w:val="00E17C9D"/>
    <w:rsid w:val="00E17EE5"/>
    <w:rsid w:val="00E2013B"/>
    <w:rsid w:val="00E20268"/>
    <w:rsid w:val="00E20297"/>
    <w:rsid w:val="00E2107C"/>
    <w:rsid w:val="00E21268"/>
    <w:rsid w:val="00E21EAF"/>
    <w:rsid w:val="00E2284D"/>
    <w:rsid w:val="00E22A6A"/>
    <w:rsid w:val="00E235F1"/>
    <w:rsid w:val="00E2388F"/>
    <w:rsid w:val="00E23DEF"/>
    <w:rsid w:val="00E2434F"/>
    <w:rsid w:val="00E24441"/>
    <w:rsid w:val="00E24583"/>
    <w:rsid w:val="00E24E11"/>
    <w:rsid w:val="00E2505E"/>
    <w:rsid w:val="00E2527E"/>
    <w:rsid w:val="00E25707"/>
    <w:rsid w:val="00E257A9"/>
    <w:rsid w:val="00E269A5"/>
    <w:rsid w:val="00E26B4B"/>
    <w:rsid w:val="00E26C7C"/>
    <w:rsid w:val="00E27004"/>
    <w:rsid w:val="00E27E41"/>
    <w:rsid w:val="00E30629"/>
    <w:rsid w:val="00E31358"/>
    <w:rsid w:val="00E3148C"/>
    <w:rsid w:val="00E316CA"/>
    <w:rsid w:val="00E324CA"/>
    <w:rsid w:val="00E32575"/>
    <w:rsid w:val="00E32A92"/>
    <w:rsid w:val="00E33492"/>
    <w:rsid w:val="00E34036"/>
    <w:rsid w:val="00E34523"/>
    <w:rsid w:val="00E3494C"/>
    <w:rsid w:val="00E34D32"/>
    <w:rsid w:val="00E3677B"/>
    <w:rsid w:val="00E3701D"/>
    <w:rsid w:val="00E3741C"/>
    <w:rsid w:val="00E37DBD"/>
    <w:rsid w:val="00E41C60"/>
    <w:rsid w:val="00E420F0"/>
    <w:rsid w:val="00E422D8"/>
    <w:rsid w:val="00E426CD"/>
    <w:rsid w:val="00E42893"/>
    <w:rsid w:val="00E44C73"/>
    <w:rsid w:val="00E44D59"/>
    <w:rsid w:val="00E450A8"/>
    <w:rsid w:val="00E452D3"/>
    <w:rsid w:val="00E4655F"/>
    <w:rsid w:val="00E46859"/>
    <w:rsid w:val="00E46D3E"/>
    <w:rsid w:val="00E471E2"/>
    <w:rsid w:val="00E47C32"/>
    <w:rsid w:val="00E507CF"/>
    <w:rsid w:val="00E51445"/>
    <w:rsid w:val="00E51777"/>
    <w:rsid w:val="00E518EC"/>
    <w:rsid w:val="00E51D15"/>
    <w:rsid w:val="00E51F20"/>
    <w:rsid w:val="00E52781"/>
    <w:rsid w:val="00E538C4"/>
    <w:rsid w:val="00E53CB4"/>
    <w:rsid w:val="00E53DEC"/>
    <w:rsid w:val="00E54437"/>
    <w:rsid w:val="00E544C2"/>
    <w:rsid w:val="00E5452E"/>
    <w:rsid w:val="00E54ADB"/>
    <w:rsid w:val="00E55F54"/>
    <w:rsid w:val="00E56199"/>
    <w:rsid w:val="00E5637A"/>
    <w:rsid w:val="00E56D8D"/>
    <w:rsid w:val="00E57D1E"/>
    <w:rsid w:val="00E57F37"/>
    <w:rsid w:val="00E6069B"/>
    <w:rsid w:val="00E60809"/>
    <w:rsid w:val="00E61A8B"/>
    <w:rsid w:val="00E6290B"/>
    <w:rsid w:val="00E62B52"/>
    <w:rsid w:val="00E64F75"/>
    <w:rsid w:val="00E65C38"/>
    <w:rsid w:val="00E65C90"/>
    <w:rsid w:val="00E65C9D"/>
    <w:rsid w:val="00E6674D"/>
    <w:rsid w:val="00E66FD7"/>
    <w:rsid w:val="00E67574"/>
    <w:rsid w:val="00E67929"/>
    <w:rsid w:val="00E7098E"/>
    <w:rsid w:val="00E70995"/>
    <w:rsid w:val="00E70C1C"/>
    <w:rsid w:val="00E71195"/>
    <w:rsid w:val="00E71A4D"/>
    <w:rsid w:val="00E7274B"/>
    <w:rsid w:val="00E7292E"/>
    <w:rsid w:val="00E72A9E"/>
    <w:rsid w:val="00E73563"/>
    <w:rsid w:val="00E73B41"/>
    <w:rsid w:val="00E73E57"/>
    <w:rsid w:val="00E74315"/>
    <w:rsid w:val="00E743FF"/>
    <w:rsid w:val="00E74621"/>
    <w:rsid w:val="00E75215"/>
    <w:rsid w:val="00E7530A"/>
    <w:rsid w:val="00E7596C"/>
    <w:rsid w:val="00E7692B"/>
    <w:rsid w:val="00E77023"/>
    <w:rsid w:val="00E776C8"/>
    <w:rsid w:val="00E77FFC"/>
    <w:rsid w:val="00E8025B"/>
    <w:rsid w:val="00E80317"/>
    <w:rsid w:val="00E815CB"/>
    <w:rsid w:val="00E82079"/>
    <w:rsid w:val="00E8263E"/>
    <w:rsid w:val="00E82750"/>
    <w:rsid w:val="00E829B7"/>
    <w:rsid w:val="00E82AC3"/>
    <w:rsid w:val="00E82B01"/>
    <w:rsid w:val="00E837EF"/>
    <w:rsid w:val="00E83B9B"/>
    <w:rsid w:val="00E84A14"/>
    <w:rsid w:val="00E84B19"/>
    <w:rsid w:val="00E84B56"/>
    <w:rsid w:val="00E85124"/>
    <w:rsid w:val="00E85D23"/>
    <w:rsid w:val="00E86451"/>
    <w:rsid w:val="00E874B4"/>
    <w:rsid w:val="00E87BED"/>
    <w:rsid w:val="00E902DA"/>
    <w:rsid w:val="00E90705"/>
    <w:rsid w:val="00E90897"/>
    <w:rsid w:val="00E90E65"/>
    <w:rsid w:val="00E91268"/>
    <w:rsid w:val="00E916E3"/>
    <w:rsid w:val="00E925DA"/>
    <w:rsid w:val="00E92670"/>
    <w:rsid w:val="00E92E35"/>
    <w:rsid w:val="00E93012"/>
    <w:rsid w:val="00E9344A"/>
    <w:rsid w:val="00E93832"/>
    <w:rsid w:val="00E93B29"/>
    <w:rsid w:val="00E94EC8"/>
    <w:rsid w:val="00E95394"/>
    <w:rsid w:val="00E95A4E"/>
    <w:rsid w:val="00E95BA6"/>
    <w:rsid w:val="00E96133"/>
    <w:rsid w:val="00E96ED9"/>
    <w:rsid w:val="00E9765A"/>
    <w:rsid w:val="00E979CD"/>
    <w:rsid w:val="00E97D38"/>
    <w:rsid w:val="00EA0170"/>
    <w:rsid w:val="00EA0B35"/>
    <w:rsid w:val="00EA0B63"/>
    <w:rsid w:val="00EA0D51"/>
    <w:rsid w:val="00EA0E6B"/>
    <w:rsid w:val="00EA2398"/>
    <w:rsid w:val="00EA3429"/>
    <w:rsid w:val="00EA36F8"/>
    <w:rsid w:val="00EA3C43"/>
    <w:rsid w:val="00EA3FDF"/>
    <w:rsid w:val="00EA481B"/>
    <w:rsid w:val="00EA4C21"/>
    <w:rsid w:val="00EA4D4C"/>
    <w:rsid w:val="00EA51F4"/>
    <w:rsid w:val="00EA67FE"/>
    <w:rsid w:val="00EA6BC2"/>
    <w:rsid w:val="00EA7B25"/>
    <w:rsid w:val="00EB028B"/>
    <w:rsid w:val="00EB0774"/>
    <w:rsid w:val="00EB0CE8"/>
    <w:rsid w:val="00EB1142"/>
    <w:rsid w:val="00EB1591"/>
    <w:rsid w:val="00EB2920"/>
    <w:rsid w:val="00EB2F16"/>
    <w:rsid w:val="00EB341B"/>
    <w:rsid w:val="00EB39AE"/>
    <w:rsid w:val="00EB3B1F"/>
    <w:rsid w:val="00EB4AAF"/>
    <w:rsid w:val="00EB4E48"/>
    <w:rsid w:val="00EB509E"/>
    <w:rsid w:val="00EB510E"/>
    <w:rsid w:val="00EB5ED8"/>
    <w:rsid w:val="00EB6E02"/>
    <w:rsid w:val="00EB6EBB"/>
    <w:rsid w:val="00EB719D"/>
    <w:rsid w:val="00EB7957"/>
    <w:rsid w:val="00EB7B62"/>
    <w:rsid w:val="00EB7C96"/>
    <w:rsid w:val="00EC0423"/>
    <w:rsid w:val="00EC05F0"/>
    <w:rsid w:val="00EC08E9"/>
    <w:rsid w:val="00EC09A4"/>
    <w:rsid w:val="00EC15C3"/>
    <w:rsid w:val="00EC1C15"/>
    <w:rsid w:val="00EC2041"/>
    <w:rsid w:val="00EC281F"/>
    <w:rsid w:val="00EC39F7"/>
    <w:rsid w:val="00EC5D31"/>
    <w:rsid w:val="00EC61E0"/>
    <w:rsid w:val="00EC66F5"/>
    <w:rsid w:val="00EC6F16"/>
    <w:rsid w:val="00EC72B5"/>
    <w:rsid w:val="00EC741F"/>
    <w:rsid w:val="00EC765F"/>
    <w:rsid w:val="00ED0648"/>
    <w:rsid w:val="00ED0B52"/>
    <w:rsid w:val="00ED0D87"/>
    <w:rsid w:val="00ED1195"/>
    <w:rsid w:val="00ED1721"/>
    <w:rsid w:val="00ED1E0B"/>
    <w:rsid w:val="00ED1FEA"/>
    <w:rsid w:val="00ED24E3"/>
    <w:rsid w:val="00ED29F6"/>
    <w:rsid w:val="00ED3101"/>
    <w:rsid w:val="00ED3298"/>
    <w:rsid w:val="00ED3733"/>
    <w:rsid w:val="00ED458E"/>
    <w:rsid w:val="00ED508F"/>
    <w:rsid w:val="00ED5226"/>
    <w:rsid w:val="00ED6C69"/>
    <w:rsid w:val="00ED6EA5"/>
    <w:rsid w:val="00EE0E47"/>
    <w:rsid w:val="00EE0FB0"/>
    <w:rsid w:val="00EE1B95"/>
    <w:rsid w:val="00EE1BDD"/>
    <w:rsid w:val="00EE1C06"/>
    <w:rsid w:val="00EE2CB5"/>
    <w:rsid w:val="00EE2EE5"/>
    <w:rsid w:val="00EE3E0C"/>
    <w:rsid w:val="00EE46C0"/>
    <w:rsid w:val="00EE4B15"/>
    <w:rsid w:val="00EE5166"/>
    <w:rsid w:val="00EE5C2F"/>
    <w:rsid w:val="00EE631A"/>
    <w:rsid w:val="00EE6528"/>
    <w:rsid w:val="00EE670B"/>
    <w:rsid w:val="00EE6BA7"/>
    <w:rsid w:val="00EE72CA"/>
    <w:rsid w:val="00EE73ED"/>
    <w:rsid w:val="00EE7993"/>
    <w:rsid w:val="00EE7A8D"/>
    <w:rsid w:val="00EE7E7A"/>
    <w:rsid w:val="00EE7EC8"/>
    <w:rsid w:val="00EF0213"/>
    <w:rsid w:val="00EF0A5C"/>
    <w:rsid w:val="00EF14BF"/>
    <w:rsid w:val="00EF1A4C"/>
    <w:rsid w:val="00EF2454"/>
    <w:rsid w:val="00EF2978"/>
    <w:rsid w:val="00EF2A74"/>
    <w:rsid w:val="00EF2CEF"/>
    <w:rsid w:val="00EF3574"/>
    <w:rsid w:val="00EF3CA9"/>
    <w:rsid w:val="00EF42FE"/>
    <w:rsid w:val="00EF4478"/>
    <w:rsid w:val="00EF4B68"/>
    <w:rsid w:val="00EF5285"/>
    <w:rsid w:val="00EF59F6"/>
    <w:rsid w:val="00EF5E66"/>
    <w:rsid w:val="00EF6257"/>
    <w:rsid w:val="00EF6314"/>
    <w:rsid w:val="00EF715F"/>
    <w:rsid w:val="00F0044A"/>
    <w:rsid w:val="00F0084E"/>
    <w:rsid w:val="00F008E5"/>
    <w:rsid w:val="00F00C46"/>
    <w:rsid w:val="00F014EA"/>
    <w:rsid w:val="00F01792"/>
    <w:rsid w:val="00F01B7B"/>
    <w:rsid w:val="00F01CB3"/>
    <w:rsid w:val="00F01F17"/>
    <w:rsid w:val="00F02513"/>
    <w:rsid w:val="00F02848"/>
    <w:rsid w:val="00F028C7"/>
    <w:rsid w:val="00F0297F"/>
    <w:rsid w:val="00F02B66"/>
    <w:rsid w:val="00F03321"/>
    <w:rsid w:val="00F0347E"/>
    <w:rsid w:val="00F03542"/>
    <w:rsid w:val="00F0396B"/>
    <w:rsid w:val="00F03FB5"/>
    <w:rsid w:val="00F04335"/>
    <w:rsid w:val="00F046B7"/>
    <w:rsid w:val="00F04B95"/>
    <w:rsid w:val="00F05301"/>
    <w:rsid w:val="00F05EFF"/>
    <w:rsid w:val="00F061C5"/>
    <w:rsid w:val="00F06B33"/>
    <w:rsid w:val="00F07C0A"/>
    <w:rsid w:val="00F119AF"/>
    <w:rsid w:val="00F127EA"/>
    <w:rsid w:val="00F12E77"/>
    <w:rsid w:val="00F13407"/>
    <w:rsid w:val="00F1490E"/>
    <w:rsid w:val="00F15541"/>
    <w:rsid w:val="00F15602"/>
    <w:rsid w:val="00F15B74"/>
    <w:rsid w:val="00F16C66"/>
    <w:rsid w:val="00F1727F"/>
    <w:rsid w:val="00F17E96"/>
    <w:rsid w:val="00F20997"/>
    <w:rsid w:val="00F20DEF"/>
    <w:rsid w:val="00F21893"/>
    <w:rsid w:val="00F227DA"/>
    <w:rsid w:val="00F22DFC"/>
    <w:rsid w:val="00F23485"/>
    <w:rsid w:val="00F23513"/>
    <w:rsid w:val="00F23717"/>
    <w:rsid w:val="00F23E35"/>
    <w:rsid w:val="00F24B57"/>
    <w:rsid w:val="00F24C79"/>
    <w:rsid w:val="00F25682"/>
    <w:rsid w:val="00F2582D"/>
    <w:rsid w:val="00F261F5"/>
    <w:rsid w:val="00F268AF"/>
    <w:rsid w:val="00F2748E"/>
    <w:rsid w:val="00F27788"/>
    <w:rsid w:val="00F27A4E"/>
    <w:rsid w:val="00F301FD"/>
    <w:rsid w:val="00F30C32"/>
    <w:rsid w:val="00F30DFB"/>
    <w:rsid w:val="00F30E3D"/>
    <w:rsid w:val="00F317B4"/>
    <w:rsid w:val="00F3252D"/>
    <w:rsid w:val="00F3315E"/>
    <w:rsid w:val="00F33305"/>
    <w:rsid w:val="00F355D2"/>
    <w:rsid w:val="00F356EC"/>
    <w:rsid w:val="00F357E7"/>
    <w:rsid w:val="00F35AA5"/>
    <w:rsid w:val="00F36130"/>
    <w:rsid w:val="00F37A62"/>
    <w:rsid w:val="00F37B10"/>
    <w:rsid w:val="00F37D3A"/>
    <w:rsid w:val="00F40B17"/>
    <w:rsid w:val="00F40E53"/>
    <w:rsid w:val="00F4175E"/>
    <w:rsid w:val="00F41931"/>
    <w:rsid w:val="00F42674"/>
    <w:rsid w:val="00F4279A"/>
    <w:rsid w:val="00F43F1C"/>
    <w:rsid w:val="00F43FB9"/>
    <w:rsid w:val="00F44ECD"/>
    <w:rsid w:val="00F459D8"/>
    <w:rsid w:val="00F46079"/>
    <w:rsid w:val="00F461E0"/>
    <w:rsid w:val="00F46287"/>
    <w:rsid w:val="00F46388"/>
    <w:rsid w:val="00F468E8"/>
    <w:rsid w:val="00F46E84"/>
    <w:rsid w:val="00F4730C"/>
    <w:rsid w:val="00F47851"/>
    <w:rsid w:val="00F50DC7"/>
    <w:rsid w:val="00F514E5"/>
    <w:rsid w:val="00F516E0"/>
    <w:rsid w:val="00F529CF"/>
    <w:rsid w:val="00F53A3F"/>
    <w:rsid w:val="00F53AF2"/>
    <w:rsid w:val="00F53D97"/>
    <w:rsid w:val="00F53E4E"/>
    <w:rsid w:val="00F53F17"/>
    <w:rsid w:val="00F548AA"/>
    <w:rsid w:val="00F55071"/>
    <w:rsid w:val="00F55C61"/>
    <w:rsid w:val="00F55DB1"/>
    <w:rsid w:val="00F5652C"/>
    <w:rsid w:val="00F574F3"/>
    <w:rsid w:val="00F5751C"/>
    <w:rsid w:val="00F579F6"/>
    <w:rsid w:val="00F601F5"/>
    <w:rsid w:val="00F603DA"/>
    <w:rsid w:val="00F627A2"/>
    <w:rsid w:val="00F62C52"/>
    <w:rsid w:val="00F63A38"/>
    <w:rsid w:val="00F63B38"/>
    <w:rsid w:val="00F649CF"/>
    <w:rsid w:val="00F6677D"/>
    <w:rsid w:val="00F674DC"/>
    <w:rsid w:val="00F67C98"/>
    <w:rsid w:val="00F70823"/>
    <w:rsid w:val="00F70FC4"/>
    <w:rsid w:val="00F7118B"/>
    <w:rsid w:val="00F715B8"/>
    <w:rsid w:val="00F71607"/>
    <w:rsid w:val="00F71808"/>
    <w:rsid w:val="00F7245B"/>
    <w:rsid w:val="00F7354C"/>
    <w:rsid w:val="00F741CA"/>
    <w:rsid w:val="00F7455E"/>
    <w:rsid w:val="00F745E1"/>
    <w:rsid w:val="00F7486C"/>
    <w:rsid w:val="00F748D9"/>
    <w:rsid w:val="00F748DB"/>
    <w:rsid w:val="00F75266"/>
    <w:rsid w:val="00F75B82"/>
    <w:rsid w:val="00F7671B"/>
    <w:rsid w:val="00F8029C"/>
    <w:rsid w:val="00F802D2"/>
    <w:rsid w:val="00F80879"/>
    <w:rsid w:val="00F80B00"/>
    <w:rsid w:val="00F81070"/>
    <w:rsid w:val="00F8131B"/>
    <w:rsid w:val="00F81D05"/>
    <w:rsid w:val="00F82786"/>
    <w:rsid w:val="00F82AE5"/>
    <w:rsid w:val="00F82B7A"/>
    <w:rsid w:val="00F82C7F"/>
    <w:rsid w:val="00F82D04"/>
    <w:rsid w:val="00F82EBE"/>
    <w:rsid w:val="00F83C62"/>
    <w:rsid w:val="00F8416F"/>
    <w:rsid w:val="00F8467B"/>
    <w:rsid w:val="00F84875"/>
    <w:rsid w:val="00F8584E"/>
    <w:rsid w:val="00F85A37"/>
    <w:rsid w:val="00F8633A"/>
    <w:rsid w:val="00F8670E"/>
    <w:rsid w:val="00F869E9"/>
    <w:rsid w:val="00F87656"/>
    <w:rsid w:val="00F87757"/>
    <w:rsid w:val="00F87C40"/>
    <w:rsid w:val="00F87EFF"/>
    <w:rsid w:val="00F9048E"/>
    <w:rsid w:val="00F90981"/>
    <w:rsid w:val="00F91B7C"/>
    <w:rsid w:val="00F91D5E"/>
    <w:rsid w:val="00F92CB1"/>
    <w:rsid w:val="00F935EC"/>
    <w:rsid w:val="00F9390C"/>
    <w:rsid w:val="00F93E73"/>
    <w:rsid w:val="00F93E99"/>
    <w:rsid w:val="00F944ED"/>
    <w:rsid w:val="00F95864"/>
    <w:rsid w:val="00F97475"/>
    <w:rsid w:val="00FA01F6"/>
    <w:rsid w:val="00FA0F55"/>
    <w:rsid w:val="00FA131E"/>
    <w:rsid w:val="00FA16B2"/>
    <w:rsid w:val="00FA326C"/>
    <w:rsid w:val="00FA425C"/>
    <w:rsid w:val="00FA48EE"/>
    <w:rsid w:val="00FA4C25"/>
    <w:rsid w:val="00FA4F60"/>
    <w:rsid w:val="00FA5C5F"/>
    <w:rsid w:val="00FA6D37"/>
    <w:rsid w:val="00FA74DD"/>
    <w:rsid w:val="00FA7B92"/>
    <w:rsid w:val="00FA7DBB"/>
    <w:rsid w:val="00FA7F41"/>
    <w:rsid w:val="00FB0C2B"/>
    <w:rsid w:val="00FB1822"/>
    <w:rsid w:val="00FB185C"/>
    <w:rsid w:val="00FB1AC5"/>
    <w:rsid w:val="00FB2853"/>
    <w:rsid w:val="00FB2D60"/>
    <w:rsid w:val="00FB31A4"/>
    <w:rsid w:val="00FB422D"/>
    <w:rsid w:val="00FB43D2"/>
    <w:rsid w:val="00FB518A"/>
    <w:rsid w:val="00FB569B"/>
    <w:rsid w:val="00FB5812"/>
    <w:rsid w:val="00FB5A14"/>
    <w:rsid w:val="00FB6178"/>
    <w:rsid w:val="00FB637C"/>
    <w:rsid w:val="00FB65D4"/>
    <w:rsid w:val="00FB6C2B"/>
    <w:rsid w:val="00FB73CE"/>
    <w:rsid w:val="00FC0643"/>
    <w:rsid w:val="00FC1003"/>
    <w:rsid w:val="00FC127C"/>
    <w:rsid w:val="00FC1891"/>
    <w:rsid w:val="00FC1A83"/>
    <w:rsid w:val="00FC1D4D"/>
    <w:rsid w:val="00FC2F4E"/>
    <w:rsid w:val="00FC32A7"/>
    <w:rsid w:val="00FC332A"/>
    <w:rsid w:val="00FC42ED"/>
    <w:rsid w:val="00FC5052"/>
    <w:rsid w:val="00FC5ACC"/>
    <w:rsid w:val="00FC5CC8"/>
    <w:rsid w:val="00FC5DE1"/>
    <w:rsid w:val="00FC632C"/>
    <w:rsid w:val="00FC67CD"/>
    <w:rsid w:val="00FC7570"/>
    <w:rsid w:val="00FC7590"/>
    <w:rsid w:val="00FC7C50"/>
    <w:rsid w:val="00FD0293"/>
    <w:rsid w:val="00FD0450"/>
    <w:rsid w:val="00FD09DF"/>
    <w:rsid w:val="00FD1253"/>
    <w:rsid w:val="00FD19D9"/>
    <w:rsid w:val="00FD1ACC"/>
    <w:rsid w:val="00FD1EE8"/>
    <w:rsid w:val="00FD2767"/>
    <w:rsid w:val="00FD2994"/>
    <w:rsid w:val="00FD5742"/>
    <w:rsid w:val="00FD5C74"/>
    <w:rsid w:val="00FD5D91"/>
    <w:rsid w:val="00FD62CF"/>
    <w:rsid w:val="00FE0B04"/>
    <w:rsid w:val="00FE1190"/>
    <w:rsid w:val="00FE136E"/>
    <w:rsid w:val="00FE3396"/>
    <w:rsid w:val="00FE39A3"/>
    <w:rsid w:val="00FE543B"/>
    <w:rsid w:val="00FE54C9"/>
    <w:rsid w:val="00FE5932"/>
    <w:rsid w:val="00FE5C1F"/>
    <w:rsid w:val="00FE6162"/>
    <w:rsid w:val="00FE7BF9"/>
    <w:rsid w:val="00FF018E"/>
    <w:rsid w:val="00FF12C3"/>
    <w:rsid w:val="00FF14AE"/>
    <w:rsid w:val="00FF1FCA"/>
    <w:rsid w:val="00FF23BF"/>
    <w:rsid w:val="00FF2EE6"/>
    <w:rsid w:val="00FF33A2"/>
    <w:rsid w:val="00FF35BE"/>
    <w:rsid w:val="00FF36CA"/>
    <w:rsid w:val="00FF4187"/>
    <w:rsid w:val="00FF4AC5"/>
    <w:rsid w:val="00FF4F5C"/>
    <w:rsid w:val="00FF5C4C"/>
    <w:rsid w:val="00FF6F9D"/>
    <w:rsid w:val="00FF708D"/>
    <w:rsid w:val="00FF7DE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41">
      <v:textbox inset="5.85pt,.7pt,5.85pt,.7pt"/>
    </o:shapedefaults>
    <o:shapelayout v:ext="edit">
      <o:idmap v:ext="edit" data="1"/>
    </o:shapelayout>
  </w:shapeDefaults>
  <w:decimalSymbol w:val="."/>
  <w:listSeparator w:val=","/>
  <w14:docId w14:val="598B173D"/>
  <w15:docId w15:val="{E2555CC3-6652-443B-B567-BB3D9A130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0">
    <w:name w:val="heading 2"/>
    <w:basedOn w:val="a"/>
    <w:next w:val="a"/>
    <w:link w:val="21"/>
    <w:uiPriority w:val="9"/>
    <w:unhideWhenUsed/>
    <w:qFormat/>
    <w:rsid w:val="000218BB"/>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6451C"/>
    <w:pPr>
      <w:ind w:leftChars="400" w:left="840"/>
    </w:pPr>
  </w:style>
  <w:style w:type="character" w:styleId="a4">
    <w:name w:val="Placeholder Text"/>
    <w:basedOn w:val="a0"/>
    <w:uiPriority w:val="99"/>
    <w:semiHidden/>
    <w:rsid w:val="00D120E9"/>
    <w:rPr>
      <w:color w:val="808080"/>
    </w:rPr>
  </w:style>
  <w:style w:type="numbering" w:customStyle="1" w:styleId="1">
    <w:name w:val="スタイル1"/>
    <w:uiPriority w:val="99"/>
    <w:rsid w:val="00F2582D"/>
    <w:pPr>
      <w:numPr>
        <w:numId w:val="1"/>
      </w:numPr>
    </w:pPr>
  </w:style>
  <w:style w:type="paragraph" w:styleId="a5">
    <w:name w:val="header"/>
    <w:basedOn w:val="a"/>
    <w:link w:val="a6"/>
    <w:uiPriority w:val="99"/>
    <w:unhideWhenUsed/>
    <w:rsid w:val="00E34D32"/>
    <w:pPr>
      <w:tabs>
        <w:tab w:val="center" w:pos="4252"/>
        <w:tab w:val="right" w:pos="8504"/>
      </w:tabs>
      <w:snapToGrid w:val="0"/>
    </w:pPr>
  </w:style>
  <w:style w:type="character" w:customStyle="1" w:styleId="a6">
    <w:name w:val="ヘッダー (文字)"/>
    <w:basedOn w:val="a0"/>
    <w:link w:val="a5"/>
    <w:uiPriority w:val="99"/>
    <w:rsid w:val="00E34D32"/>
  </w:style>
  <w:style w:type="paragraph" w:styleId="a7">
    <w:name w:val="footer"/>
    <w:basedOn w:val="a"/>
    <w:link w:val="a8"/>
    <w:uiPriority w:val="99"/>
    <w:unhideWhenUsed/>
    <w:rsid w:val="00E34D32"/>
    <w:pPr>
      <w:tabs>
        <w:tab w:val="center" w:pos="4252"/>
        <w:tab w:val="right" w:pos="8504"/>
      </w:tabs>
      <w:snapToGrid w:val="0"/>
    </w:pPr>
  </w:style>
  <w:style w:type="character" w:customStyle="1" w:styleId="a8">
    <w:name w:val="フッター (文字)"/>
    <w:basedOn w:val="a0"/>
    <w:link w:val="a7"/>
    <w:uiPriority w:val="99"/>
    <w:rsid w:val="00E34D32"/>
  </w:style>
  <w:style w:type="paragraph" w:styleId="a9">
    <w:name w:val="Plain Text"/>
    <w:basedOn w:val="a"/>
    <w:link w:val="aa"/>
    <w:uiPriority w:val="99"/>
    <w:unhideWhenUsed/>
    <w:rsid w:val="004E737C"/>
    <w:pPr>
      <w:jc w:val="left"/>
    </w:pPr>
    <w:rPr>
      <w:rFonts w:ascii="ＭＳ ゴシック" w:eastAsia="ＭＳ ゴシック" w:hAnsi="Courier New" w:cs="Courier New"/>
      <w:sz w:val="20"/>
      <w:szCs w:val="21"/>
    </w:rPr>
  </w:style>
  <w:style w:type="character" w:customStyle="1" w:styleId="aa">
    <w:name w:val="書式なし (文字)"/>
    <w:basedOn w:val="a0"/>
    <w:link w:val="a9"/>
    <w:uiPriority w:val="99"/>
    <w:rsid w:val="004E737C"/>
    <w:rPr>
      <w:rFonts w:ascii="ＭＳ ゴシック" w:eastAsia="ＭＳ ゴシック" w:hAnsi="Courier New" w:cs="Courier New"/>
      <w:sz w:val="20"/>
      <w:szCs w:val="21"/>
    </w:rPr>
  </w:style>
  <w:style w:type="paragraph" w:styleId="ab">
    <w:name w:val="Balloon Text"/>
    <w:basedOn w:val="a"/>
    <w:link w:val="ac"/>
    <w:uiPriority w:val="99"/>
    <w:semiHidden/>
    <w:unhideWhenUsed/>
    <w:rsid w:val="00E91268"/>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E91268"/>
    <w:rPr>
      <w:rFonts w:asciiTheme="majorHAnsi" w:eastAsiaTheme="majorEastAsia" w:hAnsiTheme="majorHAnsi" w:cstheme="majorBidi"/>
      <w:sz w:val="18"/>
      <w:szCs w:val="18"/>
    </w:rPr>
  </w:style>
  <w:style w:type="numbering" w:customStyle="1" w:styleId="2">
    <w:name w:val="スタイル2"/>
    <w:uiPriority w:val="99"/>
    <w:rsid w:val="00582357"/>
    <w:pPr>
      <w:numPr>
        <w:numId w:val="3"/>
      </w:numPr>
    </w:pPr>
  </w:style>
  <w:style w:type="character" w:styleId="ad">
    <w:name w:val="annotation reference"/>
    <w:basedOn w:val="a0"/>
    <w:uiPriority w:val="99"/>
    <w:semiHidden/>
    <w:unhideWhenUsed/>
    <w:rsid w:val="00CC3F61"/>
    <w:rPr>
      <w:sz w:val="18"/>
      <w:szCs w:val="18"/>
    </w:rPr>
  </w:style>
  <w:style w:type="paragraph" w:styleId="ae">
    <w:name w:val="annotation text"/>
    <w:basedOn w:val="a"/>
    <w:link w:val="af"/>
    <w:uiPriority w:val="99"/>
    <w:semiHidden/>
    <w:unhideWhenUsed/>
    <w:rsid w:val="00CC3F61"/>
    <w:pPr>
      <w:jc w:val="left"/>
    </w:pPr>
  </w:style>
  <w:style w:type="character" w:customStyle="1" w:styleId="af">
    <w:name w:val="コメント文字列 (文字)"/>
    <w:basedOn w:val="a0"/>
    <w:link w:val="ae"/>
    <w:uiPriority w:val="99"/>
    <w:semiHidden/>
    <w:rsid w:val="00CC3F61"/>
  </w:style>
  <w:style w:type="paragraph" w:styleId="af0">
    <w:name w:val="annotation subject"/>
    <w:basedOn w:val="ae"/>
    <w:next w:val="ae"/>
    <w:link w:val="af1"/>
    <w:uiPriority w:val="99"/>
    <w:semiHidden/>
    <w:unhideWhenUsed/>
    <w:rsid w:val="000E34C5"/>
    <w:rPr>
      <w:b/>
      <w:bCs/>
    </w:rPr>
  </w:style>
  <w:style w:type="character" w:customStyle="1" w:styleId="af1">
    <w:name w:val="コメント内容 (文字)"/>
    <w:basedOn w:val="af"/>
    <w:link w:val="af0"/>
    <w:uiPriority w:val="99"/>
    <w:semiHidden/>
    <w:rsid w:val="000E34C5"/>
    <w:rPr>
      <w:b/>
      <w:bCs/>
    </w:rPr>
  </w:style>
  <w:style w:type="numbering" w:customStyle="1" w:styleId="3">
    <w:name w:val="スタイル3"/>
    <w:uiPriority w:val="99"/>
    <w:rsid w:val="00077ADB"/>
    <w:pPr>
      <w:numPr>
        <w:numId w:val="5"/>
      </w:numPr>
    </w:pPr>
  </w:style>
  <w:style w:type="numbering" w:customStyle="1" w:styleId="4">
    <w:name w:val="スタイル4"/>
    <w:uiPriority w:val="99"/>
    <w:rsid w:val="00D464A7"/>
    <w:pPr>
      <w:numPr>
        <w:numId w:val="7"/>
      </w:numPr>
    </w:pPr>
  </w:style>
  <w:style w:type="paragraph" w:styleId="af2">
    <w:name w:val="endnote text"/>
    <w:basedOn w:val="a"/>
    <w:link w:val="af3"/>
    <w:uiPriority w:val="99"/>
    <w:semiHidden/>
    <w:unhideWhenUsed/>
    <w:rsid w:val="002411BA"/>
    <w:pPr>
      <w:snapToGrid w:val="0"/>
      <w:jc w:val="left"/>
    </w:pPr>
  </w:style>
  <w:style w:type="character" w:customStyle="1" w:styleId="af3">
    <w:name w:val="文末脚注文字列 (文字)"/>
    <w:basedOn w:val="a0"/>
    <w:link w:val="af2"/>
    <w:uiPriority w:val="99"/>
    <w:semiHidden/>
    <w:rsid w:val="002411BA"/>
  </w:style>
  <w:style w:type="character" w:styleId="af4">
    <w:name w:val="endnote reference"/>
    <w:basedOn w:val="a0"/>
    <w:uiPriority w:val="99"/>
    <w:semiHidden/>
    <w:unhideWhenUsed/>
    <w:rsid w:val="002411BA"/>
    <w:rPr>
      <w:vertAlign w:val="superscript"/>
    </w:rPr>
  </w:style>
  <w:style w:type="table" w:styleId="af5">
    <w:name w:val="Table Grid"/>
    <w:basedOn w:val="a1"/>
    <w:uiPriority w:val="39"/>
    <w:rsid w:val="00D251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D90ADC"/>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f6">
    <w:name w:val="Revision"/>
    <w:hidden/>
    <w:uiPriority w:val="99"/>
    <w:semiHidden/>
    <w:rsid w:val="00292008"/>
  </w:style>
  <w:style w:type="character" w:styleId="af7">
    <w:name w:val="Hyperlink"/>
    <w:basedOn w:val="a0"/>
    <w:uiPriority w:val="99"/>
    <w:unhideWhenUsed/>
    <w:rsid w:val="005B4DD0"/>
    <w:rPr>
      <w:color w:val="0000FF"/>
      <w:u w:val="single"/>
    </w:rPr>
  </w:style>
  <w:style w:type="character" w:customStyle="1" w:styleId="21">
    <w:name w:val="見出し 2 (文字)"/>
    <w:basedOn w:val="a0"/>
    <w:link w:val="20"/>
    <w:uiPriority w:val="9"/>
    <w:rsid w:val="000218BB"/>
    <w:rPr>
      <w:rFonts w:asciiTheme="majorHAnsi" w:eastAsiaTheme="majorEastAsia" w:hAnsiTheme="majorHAnsi" w:cstheme="majorBidi"/>
    </w:rPr>
  </w:style>
  <w:style w:type="paragraph" w:styleId="af8">
    <w:name w:val="footnote text"/>
    <w:basedOn w:val="a"/>
    <w:link w:val="af9"/>
    <w:uiPriority w:val="99"/>
    <w:semiHidden/>
    <w:unhideWhenUsed/>
    <w:rsid w:val="00A4782B"/>
    <w:pPr>
      <w:snapToGrid w:val="0"/>
      <w:jc w:val="left"/>
    </w:pPr>
  </w:style>
  <w:style w:type="character" w:customStyle="1" w:styleId="af9">
    <w:name w:val="脚注文字列 (文字)"/>
    <w:basedOn w:val="a0"/>
    <w:link w:val="af8"/>
    <w:uiPriority w:val="99"/>
    <w:semiHidden/>
    <w:rsid w:val="00A4782B"/>
  </w:style>
  <w:style w:type="character" w:styleId="afa">
    <w:name w:val="footnote reference"/>
    <w:basedOn w:val="a0"/>
    <w:uiPriority w:val="99"/>
    <w:semiHidden/>
    <w:unhideWhenUsed/>
    <w:rsid w:val="00A4782B"/>
    <w:rPr>
      <w:vertAlign w:val="superscript"/>
    </w:rPr>
  </w:style>
  <w:style w:type="character" w:styleId="afb">
    <w:name w:val="Strong"/>
    <w:basedOn w:val="a0"/>
    <w:uiPriority w:val="22"/>
    <w:qFormat/>
    <w:rsid w:val="00A66A3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52253">
      <w:bodyDiv w:val="1"/>
      <w:marLeft w:val="0"/>
      <w:marRight w:val="0"/>
      <w:marTop w:val="0"/>
      <w:marBottom w:val="0"/>
      <w:divBdr>
        <w:top w:val="none" w:sz="0" w:space="0" w:color="auto"/>
        <w:left w:val="none" w:sz="0" w:space="0" w:color="auto"/>
        <w:bottom w:val="none" w:sz="0" w:space="0" w:color="auto"/>
        <w:right w:val="none" w:sz="0" w:space="0" w:color="auto"/>
      </w:divBdr>
    </w:div>
    <w:div w:id="176509831">
      <w:bodyDiv w:val="1"/>
      <w:marLeft w:val="0"/>
      <w:marRight w:val="0"/>
      <w:marTop w:val="0"/>
      <w:marBottom w:val="0"/>
      <w:divBdr>
        <w:top w:val="none" w:sz="0" w:space="0" w:color="auto"/>
        <w:left w:val="none" w:sz="0" w:space="0" w:color="auto"/>
        <w:bottom w:val="none" w:sz="0" w:space="0" w:color="auto"/>
        <w:right w:val="none" w:sz="0" w:space="0" w:color="auto"/>
      </w:divBdr>
    </w:div>
    <w:div w:id="550266046">
      <w:bodyDiv w:val="1"/>
      <w:marLeft w:val="0"/>
      <w:marRight w:val="0"/>
      <w:marTop w:val="0"/>
      <w:marBottom w:val="0"/>
      <w:divBdr>
        <w:top w:val="none" w:sz="0" w:space="0" w:color="auto"/>
        <w:left w:val="none" w:sz="0" w:space="0" w:color="auto"/>
        <w:bottom w:val="none" w:sz="0" w:space="0" w:color="auto"/>
        <w:right w:val="none" w:sz="0" w:space="0" w:color="auto"/>
      </w:divBdr>
    </w:div>
    <w:div w:id="764420086">
      <w:bodyDiv w:val="1"/>
      <w:marLeft w:val="0"/>
      <w:marRight w:val="0"/>
      <w:marTop w:val="0"/>
      <w:marBottom w:val="0"/>
      <w:divBdr>
        <w:top w:val="none" w:sz="0" w:space="0" w:color="auto"/>
        <w:left w:val="none" w:sz="0" w:space="0" w:color="auto"/>
        <w:bottom w:val="none" w:sz="0" w:space="0" w:color="auto"/>
        <w:right w:val="none" w:sz="0" w:space="0" w:color="auto"/>
      </w:divBdr>
    </w:div>
    <w:div w:id="1067922639">
      <w:bodyDiv w:val="1"/>
      <w:marLeft w:val="0"/>
      <w:marRight w:val="0"/>
      <w:marTop w:val="0"/>
      <w:marBottom w:val="0"/>
      <w:divBdr>
        <w:top w:val="none" w:sz="0" w:space="0" w:color="auto"/>
        <w:left w:val="none" w:sz="0" w:space="0" w:color="auto"/>
        <w:bottom w:val="none" w:sz="0" w:space="0" w:color="auto"/>
        <w:right w:val="none" w:sz="0" w:space="0" w:color="auto"/>
      </w:divBdr>
    </w:div>
    <w:div w:id="1480459292">
      <w:bodyDiv w:val="1"/>
      <w:marLeft w:val="0"/>
      <w:marRight w:val="0"/>
      <w:marTop w:val="0"/>
      <w:marBottom w:val="0"/>
      <w:divBdr>
        <w:top w:val="none" w:sz="0" w:space="0" w:color="auto"/>
        <w:left w:val="none" w:sz="0" w:space="0" w:color="auto"/>
        <w:bottom w:val="none" w:sz="0" w:space="0" w:color="auto"/>
        <w:right w:val="none" w:sz="0" w:space="0" w:color="auto"/>
      </w:divBdr>
    </w:div>
    <w:div w:id="1877697433">
      <w:bodyDiv w:val="1"/>
      <w:marLeft w:val="0"/>
      <w:marRight w:val="0"/>
      <w:marTop w:val="0"/>
      <w:marBottom w:val="0"/>
      <w:divBdr>
        <w:top w:val="none" w:sz="0" w:space="0" w:color="auto"/>
        <w:left w:val="none" w:sz="0" w:space="0" w:color="auto"/>
        <w:bottom w:val="none" w:sz="0" w:space="0" w:color="auto"/>
        <w:right w:val="none" w:sz="0" w:space="0" w:color="auto"/>
      </w:divBdr>
    </w:div>
    <w:div w:id="2117871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microsoft.com/office/2011/relationships/commentsExtended" Target="commentsExtended.xml"/><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cs231n.stanford.edu/" TargetMode="External"/><Relationship Id="rId30" Type="http://schemas.microsoft.com/office/2011/relationships/people" Target="peop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D79EE4-1FD1-4082-AA05-8CE48707D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1536</Words>
  <Characters>8756</Characters>
  <Application>Microsoft Office Word</Application>
  <DocSecurity>0</DocSecurity>
  <Lines>72</Lines>
  <Paragraphs>20</Paragraphs>
  <ScaleCrop>false</ScaleCrop>
  <HeadingPairs>
    <vt:vector size="2" baseType="variant">
      <vt:variant>
        <vt:lpstr>タイトル</vt:lpstr>
      </vt:variant>
      <vt:variant>
        <vt:i4>1</vt:i4>
      </vt:variant>
    </vt:vector>
  </HeadingPairs>
  <TitlesOfParts>
    <vt:vector size="1" baseType="lpstr">
      <vt:lpstr/>
    </vt:vector>
  </TitlesOfParts>
  <Company>（株）東芝 セミコンダクター＆ストレージ社</Company>
  <LinksUpToDate>false</LinksUpToDate>
  <CharactersWithSpaces>10272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tanabe mana(田邊 万奈 ○ＣＳＲＤ□ＬＰ開○ＬＰ４)</dc:creator>
  <cp:lastModifiedBy>nakasugi tetsuro(中杉 哲郎 ＫＩＣ ○Ｐ技Ｃ)</cp:lastModifiedBy>
  <cp:revision>2</cp:revision>
  <cp:lastPrinted>2022-06-16T06:06:00Z</cp:lastPrinted>
  <dcterms:created xsi:type="dcterms:W3CDTF">2022-08-08T06:25:00Z</dcterms:created>
  <dcterms:modified xsi:type="dcterms:W3CDTF">2022-08-08T06:25:00Z</dcterms:modified>
</cp:coreProperties>
</file>